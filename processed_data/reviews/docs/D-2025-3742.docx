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docProps/core.xml" ContentType="application/vnd.openxmlformats-package.core-properties+xml"/>
  <Override PartName="/customXml/itemProps1.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F96074" w:rsidRPr="00FF505E" w:rsidRDefault="00F96074">
      <w:pPr>
        <w:rPr>
          <w:lang w:val="en-GB"/>
        </w:rPr>
      </w:pPr>
    </w:p>
    <w:p w14:paraId="00000003" w14:textId="77777777" w:rsidR="00F96074" w:rsidRPr="00FF505E" w:rsidRDefault="00F96074">
      <w:pPr>
        <w:rPr>
          <w:lang w:val="en-GB"/>
        </w:rPr>
      </w:pPr>
    </w:p>
    <w:p w14:paraId="00000004" w14:textId="77777777" w:rsidR="00F96074" w:rsidRPr="00FF505E" w:rsidRDefault="00F96074">
      <w:pPr>
        <w:rPr>
          <w:lang w:val="en-GB"/>
        </w:rPr>
      </w:pPr>
    </w:p>
    <w:p w14:paraId="00000005" w14:textId="77777777" w:rsidR="00F96074" w:rsidRPr="00FF505E" w:rsidRDefault="00F96074">
      <w:pPr>
        <w:rPr>
          <w:lang w:val="en-GB"/>
        </w:rPr>
      </w:pPr>
    </w:p>
    <w:p w14:paraId="00000006" w14:textId="77777777" w:rsidR="00F96074" w:rsidRPr="00FF505E" w:rsidRDefault="00F61275">
      <w:pPr>
        <w:rPr>
          <w:lang w:val="en-GB"/>
        </w:rPr>
      </w:pPr>
      <w:r w:rsidRPr="00FF505E">
        <w:rPr>
          <w:noProof/>
          <w:lang w:val="en-GB"/>
        </w:rPr>
        <w:drawing>
          <wp:anchor distT="0" distB="0" distL="114300" distR="114300" simplePos="0" relativeHeight="251658240" behindDoc="0" locked="0" layoutInCell="1" hidden="0" allowOverlap="1" wp14:anchorId="02B951CD" wp14:editId="1A83C971">
            <wp:simplePos x="0" y="0"/>
            <wp:positionH relativeFrom="column">
              <wp:posOffset>1933</wp:posOffset>
            </wp:positionH>
            <wp:positionV relativeFrom="paragraph">
              <wp:posOffset>750732</wp:posOffset>
            </wp:positionV>
            <wp:extent cx="5764530" cy="2149475"/>
            <wp:effectExtent l="0" t="0" r="0" b="0"/>
            <wp:wrapSquare wrapText="bothSides" distT="0" distB="0" distL="114300" distR="114300"/>
            <wp:docPr id="1972050859" name="image2.png" descr="A black background with colorful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colorful letters&#10;&#10;Description automatically generated"/>
                    <pic:cNvPicPr preferRelativeResize="0"/>
                  </pic:nvPicPr>
                  <pic:blipFill>
                    <a:blip r:embed="rId12"/>
                    <a:srcRect/>
                    <a:stretch>
                      <a:fillRect/>
                    </a:stretch>
                  </pic:blipFill>
                  <pic:spPr>
                    <a:xfrm>
                      <a:off x="0" y="0"/>
                      <a:ext cx="5764530" cy="2149475"/>
                    </a:xfrm>
                    <a:prstGeom prst="rect">
                      <a:avLst/>
                    </a:prstGeom>
                    <a:ln/>
                  </pic:spPr>
                </pic:pic>
              </a:graphicData>
            </a:graphic>
          </wp:anchor>
        </w:drawing>
      </w:r>
    </w:p>
    <w:p w14:paraId="00000007" w14:textId="77777777" w:rsidR="00F96074" w:rsidRPr="00FF505E" w:rsidRDefault="00F96074">
      <w:pPr>
        <w:rPr>
          <w:lang w:val="en-GB"/>
        </w:rPr>
      </w:pPr>
    </w:p>
    <w:p w14:paraId="00000008" w14:textId="77777777" w:rsidR="00F96074" w:rsidRPr="00FF505E" w:rsidRDefault="00F96074">
      <w:pPr>
        <w:rPr>
          <w:lang w:val="en-GB"/>
        </w:rPr>
      </w:pPr>
    </w:p>
    <w:p w14:paraId="00000009" w14:textId="77777777" w:rsidR="00F96074" w:rsidRPr="00FF505E" w:rsidRDefault="00F96074">
      <w:pPr>
        <w:rPr>
          <w:b/>
          <w:sz w:val="56"/>
          <w:szCs w:val="56"/>
          <w:lang w:val="en-GB"/>
        </w:rPr>
      </w:pPr>
    </w:p>
    <w:p w14:paraId="0000000A" w14:textId="2EE0C062" w:rsidR="00F96074" w:rsidRPr="00FF505E" w:rsidRDefault="004F29AD">
      <w:pPr>
        <w:pStyle w:val="Title"/>
        <w:rPr>
          <w:color w:val="132B45"/>
          <w:lang w:val="en-GB"/>
        </w:rPr>
      </w:pPr>
      <w:r w:rsidRPr="00FF505E">
        <w:rPr>
          <w:color w:val="132B45"/>
          <w:lang w:val="en-GB"/>
        </w:rPr>
        <w:t>Data management plan</w:t>
      </w:r>
    </w:p>
    <w:p w14:paraId="0000000B" w14:textId="29E91890" w:rsidR="00F96074" w:rsidRPr="00FF505E" w:rsidRDefault="00F61275">
      <w:pPr>
        <w:pStyle w:val="Title"/>
        <w:rPr>
          <w:color w:val="132B45"/>
          <w:lang w:val="en-GB"/>
        </w:rPr>
      </w:pPr>
      <w:r w:rsidRPr="00FF505E">
        <w:rPr>
          <w:color w:val="3C886C"/>
          <w:sz w:val="40"/>
          <w:szCs w:val="40"/>
          <w:lang w:val="en-GB"/>
        </w:rPr>
        <w:t xml:space="preserve">Deliverable </w:t>
      </w:r>
      <w:r w:rsidR="004F29AD" w:rsidRPr="00FF505E">
        <w:rPr>
          <w:color w:val="3C886C"/>
          <w:sz w:val="40"/>
          <w:szCs w:val="40"/>
          <w:lang w:val="en-GB"/>
        </w:rPr>
        <w:t>1</w:t>
      </w:r>
      <w:r w:rsidRPr="00FF505E">
        <w:rPr>
          <w:color w:val="3C886C"/>
          <w:sz w:val="40"/>
          <w:szCs w:val="40"/>
          <w:lang w:val="en-GB"/>
        </w:rPr>
        <w:t>.</w:t>
      </w:r>
      <w:r w:rsidR="004F29AD" w:rsidRPr="00FF505E">
        <w:rPr>
          <w:color w:val="3C886C"/>
          <w:sz w:val="40"/>
          <w:szCs w:val="40"/>
          <w:lang w:val="en-GB"/>
        </w:rPr>
        <w:t>4</w:t>
      </w:r>
    </w:p>
    <w:p w14:paraId="0000000C" w14:textId="77777777" w:rsidR="00F96074" w:rsidRPr="00FF505E" w:rsidRDefault="00F96074">
      <w:pPr>
        <w:rPr>
          <w:lang w:val="en-GB"/>
        </w:rPr>
      </w:pPr>
    </w:p>
    <w:p w14:paraId="0000000D" w14:textId="77777777" w:rsidR="00F96074" w:rsidRPr="00FF505E" w:rsidRDefault="00F96074">
      <w:pPr>
        <w:pBdr>
          <w:top w:val="nil"/>
          <w:left w:val="nil"/>
          <w:bottom w:val="nil"/>
          <w:right w:val="nil"/>
          <w:between w:val="nil"/>
        </w:pBdr>
        <w:spacing w:after="80"/>
        <w:rPr>
          <w:rFonts w:ascii="Montserrat SemiBold" w:eastAsia="Montserrat SemiBold" w:hAnsi="Montserrat SemiBold" w:cs="Montserrat SemiBold"/>
          <w:color w:val="3C886C"/>
          <w:sz w:val="40"/>
          <w:szCs w:val="40"/>
          <w:lang w:val="en-GB"/>
        </w:rPr>
      </w:pPr>
    </w:p>
    <w:p w14:paraId="0000000E" w14:textId="4968A938" w:rsidR="00F96074" w:rsidRPr="00234DEC" w:rsidRDefault="00234DEC">
      <w:pPr>
        <w:rPr>
          <w:color w:val="FF0000"/>
          <w:lang w:val="en-GB"/>
        </w:rPr>
      </w:pPr>
      <w:r w:rsidRPr="00234DEC">
        <w:rPr>
          <w:color w:val="FF0000"/>
          <w:lang w:val="en-GB"/>
        </w:rPr>
        <w:t>NOTE FOR REVIEW KU Leuven: We are still waiting for some partners to provide us with information for Table 8 and for Tables in Section 3.</w:t>
      </w:r>
      <w:r w:rsidR="00F61275" w:rsidRPr="00234DEC">
        <w:rPr>
          <w:color w:val="FF0000"/>
          <w:lang w:val="en-GB"/>
        </w:rPr>
        <w:br w:type="page"/>
      </w:r>
    </w:p>
    <w:p w14:paraId="0000000F" w14:textId="33228A0D" w:rsidR="00F96074" w:rsidRPr="00FF505E" w:rsidRDefault="00F61275">
      <w:pPr>
        <w:keepNext/>
        <w:keepLines/>
        <w:pBdr>
          <w:top w:val="nil"/>
          <w:left w:val="nil"/>
          <w:bottom w:val="nil"/>
          <w:right w:val="nil"/>
          <w:between w:val="nil"/>
        </w:pBdr>
        <w:spacing w:before="360" w:after="360"/>
        <w:ind w:left="360" w:hanging="360"/>
        <w:rPr>
          <w:rFonts w:ascii="Montserrat SemiBold" w:eastAsia="Montserrat SemiBold" w:hAnsi="Montserrat SemiBold" w:cs="Montserrat SemiBold"/>
          <w:color w:val="132B45"/>
          <w:sz w:val="32"/>
          <w:szCs w:val="32"/>
          <w:lang w:val="en-GB"/>
        </w:rPr>
      </w:pPr>
      <w:bookmarkStart w:id="0" w:name="_heading=h.gjdgxs" w:colFirst="0" w:colLast="0"/>
      <w:bookmarkEnd w:id="0"/>
      <w:r w:rsidRPr="00FF505E">
        <w:rPr>
          <w:rFonts w:ascii="Montserrat SemiBold" w:eastAsia="Montserrat SemiBold" w:hAnsi="Montserrat SemiBold" w:cs="Montserrat SemiBold"/>
          <w:color w:val="132B45"/>
          <w:sz w:val="32"/>
          <w:szCs w:val="32"/>
          <w:lang w:val="en-GB"/>
        </w:rPr>
        <w:lastRenderedPageBreak/>
        <w:t>Deliverable Information</w:t>
      </w:r>
    </w:p>
    <w:tbl>
      <w:tblPr>
        <w:tblStyle w:val="a"/>
        <w:tblW w:w="899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820"/>
        <w:gridCol w:w="6176"/>
      </w:tblGrid>
      <w:tr w:rsidR="00F96074" w:rsidRPr="00FF505E" w14:paraId="144FF17C" w14:textId="77777777">
        <w:tc>
          <w:tcPr>
            <w:tcW w:w="2820" w:type="dxa"/>
            <w:shd w:val="clear" w:color="auto" w:fill="3C886C"/>
          </w:tcPr>
          <w:p w14:paraId="00000010" w14:textId="77777777" w:rsidR="00F96074" w:rsidRPr="00FF505E" w:rsidRDefault="00F61275">
            <w:pPr>
              <w:rPr>
                <w:b/>
                <w:color w:val="FFFFFF"/>
                <w:lang w:val="en-GB"/>
              </w:rPr>
            </w:pPr>
            <w:r w:rsidRPr="00FF505E">
              <w:rPr>
                <w:b/>
                <w:color w:val="FFFFFF"/>
                <w:lang w:val="en-GB"/>
              </w:rPr>
              <w:t>Grant agreement</w:t>
            </w:r>
          </w:p>
        </w:tc>
        <w:tc>
          <w:tcPr>
            <w:tcW w:w="6176" w:type="dxa"/>
            <w:vAlign w:val="center"/>
          </w:tcPr>
          <w:p w14:paraId="00000011" w14:textId="77777777" w:rsidR="00F96074" w:rsidRPr="00FF505E" w:rsidRDefault="00F61275">
            <w:pPr>
              <w:rPr>
                <w:color w:val="000000"/>
                <w:lang w:val="en-GB"/>
              </w:rPr>
            </w:pPr>
            <w:r w:rsidRPr="00FF505E">
              <w:rPr>
                <w:color w:val="000000"/>
                <w:lang w:val="en-GB"/>
              </w:rPr>
              <w:t>101167585</w:t>
            </w:r>
          </w:p>
          <w:p w14:paraId="00000012" w14:textId="77777777" w:rsidR="00F96074" w:rsidRPr="00FF505E" w:rsidRDefault="00F96074">
            <w:pPr>
              <w:rPr>
                <w:color w:val="000000"/>
                <w:lang w:val="en-GB"/>
              </w:rPr>
            </w:pPr>
          </w:p>
        </w:tc>
      </w:tr>
      <w:tr w:rsidR="00F96074" w:rsidRPr="00FF505E" w14:paraId="59EFD0E0" w14:textId="77777777">
        <w:tc>
          <w:tcPr>
            <w:tcW w:w="2820" w:type="dxa"/>
            <w:shd w:val="clear" w:color="auto" w:fill="3C886C"/>
          </w:tcPr>
          <w:p w14:paraId="00000013" w14:textId="77777777" w:rsidR="00F96074" w:rsidRPr="00FF505E" w:rsidRDefault="00F61275">
            <w:pPr>
              <w:rPr>
                <w:b/>
                <w:color w:val="FFFFFF"/>
                <w:lang w:val="en-GB"/>
              </w:rPr>
            </w:pPr>
            <w:r w:rsidRPr="00FF505E">
              <w:rPr>
                <w:b/>
                <w:color w:val="FFFFFF"/>
                <w:lang w:val="en-GB"/>
              </w:rPr>
              <w:t>Project title</w:t>
            </w:r>
          </w:p>
        </w:tc>
        <w:tc>
          <w:tcPr>
            <w:tcW w:w="6176" w:type="dxa"/>
          </w:tcPr>
          <w:p w14:paraId="00000014" w14:textId="77777777" w:rsidR="00F96074" w:rsidRPr="00FF505E" w:rsidRDefault="00F61275">
            <w:pPr>
              <w:rPr>
                <w:color w:val="000000"/>
                <w:lang w:val="en-GB"/>
              </w:rPr>
            </w:pPr>
            <w:r w:rsidRPr="00FF505E">
              <w:rPr>
                <w:color w:val="000000"/>
                <w:lang w:val="en-GB"/>
              </w:rPr>
              <w:t>National Building LCA Data Accelerator EU LIFE</w:t>
            </w:r>
          </w:p>
          <w:p w14:paraId="00000015" w14:textId="77777777" w:rsidR="00F96074" w:rsidRPr="00FF505E" w:rsidRDefault="00F96074">
            <w:pPr>
              <w:rPr>
                <w:color w:val="000000"/>
                <w:lang w:val="en-GB"/>
              </w:rPr>
            </w:pPr>
          </w:p>
        </w:tc>
      </w:tr>
      <w:tr w:rsidR="00F96074" w:rsidRPr="00FF505E" w14:paraId="602D0F5E" w14:textId="77777777">
        <w:tc>
          <w:tcPr>
            <w:tcW w:w="2820" w:type="dxa"/>
            <w:shd w:val="clear" w:color="auto" w:fill="3C886C"/>
          </w:tcPr>
          <w:p w14:paraId="00000016" w14:textId="77777777" w:rsidR="00F96074" w:rsidRPr="00FF505E" w:rsidRDefault="00F61275">
            <w:pPr>
              <w:rPr>
                <w:b/>
                <w:color w:val="FFFFFF"/>
                <w:lang w:val="en-GB"/>
              </w:rPr>
            </w:pPr>
            <w:r w:rsidRPr="00FF505E">
              <w:rPr>
                <w:b/>
                <w:color w:val="FFFFFF"/>
                <w:lang w:val="en-GB"/>
              </w:rPr>
              <w:t>Project acronym</w:t>
            </w:r>
          </w:p>
        </w:tc>
        <w:tc>
          <w:tcPr>
            <w:tcW w:w="6176" w:type="dxa"/>
          </w:tcPr>
          <w:p w14:paraId="00000017" w14:textId="1875FCBD" w:rsidR="00F96074" w:rsidRPr="00FF505E" w:rsidRDefault="00F61275">
            <w:pPr>
              <w:rPr>
                <w:color w:val="000000"/>
                <w:lang w:val="en-GB"/>
              </w:rPr>
            </w:pPr>
            <w:r w:rsidRPr="00FF505E">
              <w:rPr>
                <w:color w:val="000000"/>
                <w:lang w:val="en-GB"/>
              </w:rPr>
              <w:t xml:space="preserve">INDICATE </w:t>
            </w:r>
            <w:r w:rsidR="00761956" w:rsidRPr="00FF505E">
              <w:rPr>
                <w:color w:val="000000"/>
                <w:lang w:val="en-GB"/>
              </w:rPr>
              <w:t>LIFE</w:t>
            </w:r>
          </w:p>
          <w:p w14:paraId="00000018" w14:textId="77777777" w:rsidR="00F96074" w:rsidRPr="00FF505E" w:rsidRDefault="00F96074">
            <w:pPr>
              <w:rPr>
                <w:color w:val="000000"/>
                <w:lang w:val="en-GB"/>
              </w:rPr>
            </w:pPr>
          </w:p>
        </w:tc>
      </w:tr>
      <w:tr w:rsidR="00F96074" w:rsidRPr="00FF505E" w14:paraId="3BB37BDD" w14:textId="77777777">
        <w:tc>
          <w:tcPr>
            <w:tcW w:w="2820" w:type="dxa"/>
            <w:shd w:val="clear" w:color="auto" w:fill="3C886C"/>
          </w:tcPr>
          <w:p w14:paraId="00000019" w14:textId="77777777" w:rsidR="00F96074" w:rsidRPr="00FF505E" w:rsidRDefault="00F61275">
            <w:pPr>
              <w:rPr>
                <w:b/>
                <w:color w:val="FFFFFF"/>
                <w:lang w:val="en-GB"/>
              </w:rPr>
            </w:pPr>
            <w:r w:rsidRPr="00FF505E">
              <w:rPr>
                <w:b/>
                <w:color w:val="FFFFFF"/>
                <w:lang w:val="en-GB"/>
              </w:rPr>
              <w:t>Project Coordinator</w:t>
            </w:r>
          </w:p>
        </w:tc>
        <w:tc>
          <w:tcPr>
            <w:tcW w:w="6176" w:type="dxa"/>
          </w:tcPr>
          <w:p w14:paraId="0000001A" w14:textId="77777777" w:rsidR="00F96074" w:rsidRPr="00FF505E" w:rsidRDefault="00F61275">
            <w:pPr>
              <w:rPr>
                <w:color w:val="000000"/>
                <w:lang w:val="en-GB"/>
              </w:rPr>
            </w:pPr>
            <w:r w:rsidRPr="00FF505E">
              <w:rPr>
                <w:color w:val="000000"/>
                <w:lang w:val="en-GB"/>
              </w:rPr>
              <w:t>Smith Innovation</w:t>
            </w:r>
          </w:p>
          <w:p w14:paraId="0000001B" w14:textId="77777777" w:rsidR="00F96074" w:rsidRPr="00FF505E" w:rsidRDefault="00F96074">
            <w:pPr>
              <w:rPr>
                <w:color w:val="000000"/>
                <w:lang w:val="en-GB"/>
              </w:rPr>
            </w:pPr>
          </w:p>
        </w:tc>
      </w:tr>
      <w:tr w:rsidR="00F96074" w:rsidRPr="00FF505E" w14:paraId="6FA3AAA5" w14:textId="77777777">
        <w:tc>
          <w:tcPr>
            <w:tcW w:w="2820" w:type="dxa"/>
            <w:shd w:val="clear" w:color="auto" w:fill="3C886C"/>
          </w:tcPr>
          <w:p w14:paraId="0000001C" w14:textId="77777777" w:rsidR="00F96074" w:rsidRPr="00FF505E" w:rsidRDefault="00F61275">
            <w:pPr>
              <w:rPr>
                <w:b/>
                <w:color w:val="FFFFFF"/>
                <w:lang w:val="en-GB"/>
              </w:rPr>
            </w:pPr>
            <w:r w:rsidRPr="00FF505E">
              <w:rPr>
                <w:b/>
                <w:color w:val="FFFFFF"/>
                <w:lang w:val="en-GB"/>
              </w:rPr>
              <w:t>Related work package (WP)</w:t>
            </w:r>
          </w:p>
        </w:tc>
        <w:tc>
          <w:tcPr>
            <w:tcW w:w="6176" w:type="dxa"/>
          </w:tcPr>
          <w:p w14:paraId="0000001D" w14:textId="0C419EA3" w:rsidR="00F96074" w:rsidRPr="00FF505E" w:rsidRDefault="00F61275">
            <w:pPr>
              <w:rPr>
                <w:color w:val="000000"/>
                <w:lang w:val="en-GB"/>
              </w:rPr>
            </w:pPr>
            <w:r w:rsidRPr="00FF505E">
              <w:rPr>
                <w:color w:val="000000"/>
                <w:lang w:val="en-GB"/>
              </w:rPr>
              <w:t>WP</w:t>
            </w:r>
            <w:r w:rsidR="004F29AD" w:rsidRPr="00FF505E">
              <w:rPr>
                <w:color w:val="000000"/>
                <w:lang w:val="en-GB"/>
              </w:rPr>
              <w:t xml:space="preserve"> 1</w:t>
            </w:r>
          </w:p>
          <w:p w14:paraId="0000001E" w14:textId="77777777" w:rsidR="00F96074" w:rsidRPr="00FF505E" w:rsidRDefault="00F96074">
            <w:pPr>
              <w:rPr>
                <w:color w:val="000000"/>
                <w:lang w:val="en-GB"/>
              </w:rPr>
            </w:pPr>
          </w:p>
        </w:tc>
      </w:tr>
      <w:tr w:rsidR="00F96074" w:rsidRPr="00FF505E" w14:paraId="74D66237" w14:textId="77777777">
        <w:tc>
          <w:tcPr>
            <w:tcW w:w="2820" w:type="dxa"/>
            <w:shd w:val="clear" w:color="auto" w:fill="3C886C"/>
          </w:tcPr>
          <w:p w14:paraId="0000001F" w14:textId="77777777" w:rsidR="00F96074" w:rsidRPr="00FF505E" w:rsidRDefault="00F61275">
            <w:pPr>
              <w:rPr>
                <w:b/>
                <w:color w:val="FFFFFF"/>
                <w:lang w:val="en-GB"/>
              </w:rPr>
            </w:pPr>
            <w:r w:rsidRPr="00FF505E">
              <w:rPr>
                <w:b/>
                <w:color w:val="FFFFFF"/>
                <w:lang w:val="en-GB"/>
              </w:rPr>
              <w:t>Related task(s)</w:t>
            </w:r>
          </w:p>
        </w:tc>
        <w:tc>
          <w:tcPr>
            <w:tcW w:w="6176" w:type="dxa"/>
          </w:tcPr>
          <w:p w14:paraId="00000020" w14:textId="5FAA8EB2" w:rsidR="00F96074" w:rsidRPr="00FF505E" w:rsidRDefault="00F61275">
            <w:pPr>
              <w:rPr>
                <w:color w:val="000000"/>
                <w:lang w:val="en-GB"/>
              </w:rPr>
            </w:pPr>
            <w:r w:rsidRPr="00FF505E">
              <w:rPr>
                <w:color w:val="000000"/>
                <w:lang w:val="en-GB"/>
              </w:rPr>
              <w:t xml:space="preserve">Task </w:t>
            </w:r>
            <w:r w:rsidR="004F29AD" w:rsidRPr="00FF505E">
              <w:rPr>
                <w:color w:val="000000"/>
                <w:lang w:val="en-GB"/>
              </w:rPr>
              <w:t>1.1</w:t>
            </w:r>
          </w:p>
          <w:p w14:paraId="00000021" w14:textId="77777777" w:rsidR="00F96074" w:rsidRPr="00FF505E" w:rsidRDefault="00F96074">
            <w:pPr>
              <w:rPr>
                <w:color w:val="000000"/>
                <w:lang w:val="en-GB"/>
              </w:rPr>
            </w:pPr>
          </w:p>
        </w:tc>
      </w:tr>
      <w:tr w:rsidR="00F96074" w:rsidRPr="00FF505E" w14:paraId="5F82D5EF" w14:textId="77777777">
        <w:tc>
          <w:tcPr>
            <w:tcW w:w="2820" w:type="dxa"/>
            <w:shd w:val="clear" w:color="auto" w:fill="3C886C"/>
          </w:tcPr>
          <w:p w14:paraId="00000022" w14:textId="77777777" w:rsidR="00F96074" w:rsidRPr="00FF505E" w:rsidRDefault="00F61275">
            <w:pPr>
              <w:rPr>
                <w:b/>
                <w:color w:val="FFFFFF"/>
                <w:lang w:val="en-GB"/>
              </w:rPr>
            </w:pPr>
            <w:r w:rsidRPr="00FF505E">
              <w:rPr>
                <w:b/>
                <w:color w:val="FFFFFF"/>
                <w:lang w:val="en-GB"/>
              </w:rPr>
              <w:t>Lead organisation</w:t>
            </w:r>
          </w:p>
        </w:tc>
        <w:tc>
          <w:tcPr>
            <w:tcW w:w="6176" w:type="dxa"/>
          </w:tcPr>
          <w:p w14:paraId="00000023" w14:textId="7CDC1776" w:rsidR="00F96074" w:rsidRPr="00FF505E" w:rsidRDefault="004F29AD">
            <w:pPr>
              <w:rPr>
                <w:color w:val="000000"/>
                <w:lang w:val="en-GB"/>
              </w:rPr>
            </w:pPr>
            <w:r w:rsidRPr="00FF505E">
              <w:rPr>
                <w:color w:val="000000"/>
                <w:lang w:val="en-GB"/>
              </w:rPr>
              <w:t>KU Leuven</w:t>
            </w:r>
          </w:p>
        </w:tc>
      </w:tr>
      <w:tr w:rsidR="00F96074" w:rsidRPr="00FF505E" w14:paraId="395618B4" w14:textId="77777777">
        <w:tc>
          <w:tcPr>
            <w:tcW w:w="2820" w:type="dxa"/>
            <w:shd w:val="clear" w:color="auto" w:fill="3C886C"/>
          </w:tcPr>
          <w:p w14:paraId="00000024" w14:textId="77777777" w:rsidR="00F96074" w:rsidRPr="00FF505E" w:rsidRDefault="00F61275">
            <w:pPr>
              <w:rPr>
                <w:b/>
                <w:color w:val="FFFFFF"/>
                <w:lang w:val="en-GB"/>
              </w:rPr>
            </w:pPr>
            <w:r w:rsidRPr="00FF505E">
              <w:rPr>
                <w:b/>
                <w:color w:val="FFFFFF"/>
                <w:lang w:val="en-GB"/>
              </w:rPr>
              <w:t>Contributing partners</w:t>
            </w:r>
          </w:p>
        </w:tc>
        <w:tc>
          <w:tcPr>
            <w:tcW w:w="6176" w:type="dxa"/>
          </w:tcPr>
          <w:p w14:paraId="00000025" w14:textId="70353497" w:rsidR="00F96074" w:rsidRPr="00FF505E" w:rsidRDefault="004F29AD">
            <w:pPr>
              <w:rPr>
                <w:color w:val="000000"/>
                <w:lang w:val="en-GB"/>
              </w:rPr>
            </w:pPr>
            <w:r w:rsidRPr="00FF505E">
              <w:rPr>
                <w:color w:val="000000"/>
                <w:lang w:val="en-GB"/>
              </w:rPr>
              <w:t>all</w:t>
            </w:r>
          </w:p>
        </w:tc>
      </w:tr>
      <w:tr w:rsidR="00F96074" w:rsidRPr="00FF505E" w14:paraId="36FE73EE" w14:textId="77777777">
        <w:tc>
          <w:tcPr>
            <w:tcW w:w="2820" w:type="dxa"/>
            <w:shd w:val="clear" w:color="auto" w:fill="3C886C"/>
          </w:tcPr>
          <w:p w14:paraId="00000026" w14:textId="77777777" w:rsidR="00F96074" w:rsidRPr="00FF505E" w:rsidRDefault="00F61275">
            <w:pPr>
              <w:rPr>
                <w:b/>
                <w:color w:val="FFFFFF"/>
                <w:lang w:val="en-GB"/>
              </w:rPr>
            </w:pPr>
            <w:r w:rsidRPr="00FF505E">
              <w:rPr>
                <w:b/>
                <w:color w:val="FFFFFF"/>
                <w:lang w:val="en-GB"/>
              </w:rPr>
              <w:t>Due date</w:t>
            </w:r>
          </w:p>
        </w:tc>
        <w:tc>
          <w:tcPr>
            <w:tcW w:w="6176" w:type="dxa"/>
          </w:tcPr>
          <w:p w14:paraId="00000027" w14:textId="13E659F3" w:rsidR="00F96074" w:rsidRPr="00FF505E" w:rsidRDefault="00056A9C">
            <w:pPr>
              <w:rPr>
                <w:color w:val="000000"/>
                <w:lang w:val="en-GB"/>
              </w:rPr>
            </w:pPr>
            <w:r w:rsidRPr="00FF505E">
              <w:rPr>
                <w:color w:val="000000"/>
                <w:lang w:val="en-GB"/>
              </w:rPr>
              <w:t>28/02/2025</w:t>
            </w:r>
          </w:p>
          <w:p w14:paraId="00000028" w14:textId="77777777" w:rsidR="00F96074" w:rsidRPr="00FF505E" w:rsidRDefault="00F96074">
            <w:pPr>
              <w:rPr>
                <w:color w:val="000000"/>
                <w:lang w:val="en-GB"/>
              </w:rPr>
            </w:pPr>
          </w:p>
        </w:tc>
      </w:tr>
      <w:tr w:rsidR="00F96074" w:rsidRPr="00FF505E" w14:paraId="5AB23053" w14:textId="77777777">
        <w:tc>
          <w:tcPr>
            <w:tcW w:w="2820" w:type="dxa"/>
            <w:shd w:val="clear" w:color="auto" w:fill="3C886C"/>
          </w:tcPr>
          <w:p w14:paraId="00000029" w14:textId="77777777" w:rsidR="00F96074" w:rsidRPr="00FF505E" w:rsidRDefault="00F61275">
            <w:pPr>
              <w:rPr>
                <w:b/>
                <w:color w:val="FFFFFF"/>
                <w:lang w:val="en-GB"/>
              </w:rPr>
            </w:pPr>
            <w:r w:rsidRPr="00FF505E">
              <w:rPr>
                <w:b/>
                <w:color w:val="FFFFFF"/>
                <w:lang w:val="en-GB"/>
              </w:rPr>
              <w:t>Submission date</w:t>
            </w:r>
          </w:p>
        </w:tc>
        <w:tc>
          <w:tcPr>
            <w:tcW w:w="6176" w:type="dxa"/>
          </w:tcPr>
          <w:p w14:paraId="0000002A" w14:textId="77777777" w:rsidR="00F96074" w:rsidRPr="00FF505E" w:rsidRDefault="00F61275">
            <w:pPr>
              <w:rPr>
                <w:color w:val="000000"/>
                <w:lang w:val="en-GB"/>
              </w:rPr>
            </w:pPr>
            <w:r w:rsidRPr="00FF505E">
              <w:rPr>
                <w:color w:val="000000"/>
                <w:highlight w:val="yellow"/>
                <w:lang w:val="en-GB"/>
              </w:rPr>
              <w:t>DD/MM/YYYY</w:t>
            </w:r>
          </w:p>
          <w:p w14:paraId="0000002B" w14:textId="77777777" w:rsidR="00F96074" w:rsidRPr="00FF505E" w:rsidRDefault="00F96074">
            <w:pPr>
              <w:rPr>
                <w:color w:val="000000"/>
                <w:lang w:val="en-GB"/>
              </w:rPr>
            </w:pPr>
          </w:p>
        </w:tc>
      </w:tr>
      <w:tr w:rsidR="00F96074" w:rsidRPr="00FF505E" w14:paraId="00F4C935" w14:textId="77777777">
        <w:tc>
          <w:tcPr>
            <w:tcW w:w="2820" w:type="dxa"/>
            <w:shd w:val="clear" w:color="auto" w:fill="3C886C"/>
          </w:tcPr>
          <w:p w14:paraId="0000002C" w14:textId="77777777" w:rsidR="00F96074" w:rsidRPr="00FF505E" w:rsidRDefault="00F61275">
            <w:pPr>
              <w:rPr>
                <w:b/>
                <w:color w:val="FFFFFF"/>
                <w:lang w:val="en-GB"/>
              </w:rPr>
            </w:pPr>
            <w:r w:rsidRPr="00FF505E">
              <w:rPr>
                <w:b/>
                <w:color w:val="FFFFFF"/>
                <w:lang w:val="en-GB"/>
              </w:rPr>
              <w:t>Dissemination level</w:t>
            </w:r>
          </w:p>
        </w:tc>
        <w:tc>
          <w:tcPr>
            <w:tcW w:w="6176" w:type="dxa"/>
          </w:tcPr>
          <w:p w14:paraId="0000002D" w14:textId="595DE2B4" w:rsidR="00F96074" w:rsidRPr="00FF505E" w:rsidRDefault="004F29AD">
            <w:pPr>
              <w:rPr>
                <w:color w:val="000000"/>
                <w:lang w:val="en-GB"/>
              </w:rPr>
            </w:pPr>
            <w:r w:rsidRPr="00FF505E">
              <w:rPr>
                <w:color w:val="000000"/>
                <w:lang w:val="en-GB"/>
              </w:rPr>
              <w:t>PU</w:t>
            </w:r>
          </w:p>
          <w:p w14:paraId="0000002E" w14:textId="77777777" w:rsidR="00F96074" w:rsidRPr="00FF505E" w:rsidRDefault="00F96074">
            <w:pPr>
              <w:rPr>
                <w:color w:val="000000"/>
                <w:lang w:val="en-GB"/>
              </w:rPr>
            </w:pPr>
          </w:p>
        </w:tc>
      </w:tr>
    </w:tbl>
    <w:p w14:paraId="0000002F" w14:textId="77777777" w:rsidR="00F96074" w:rsidRPr="00FF505E" w:rsidRDefault="00F61275">
      <w:pPr>
        <w:keepNext/>
        <w:keepLines/>
        <w:pBdr>
          <w:top w:val="nil"/>
          <w:left w:val="nil"/>
          <w:bottom w:val="nil"/>
          <w:right w:val="nil"/>
          <w:between w:val="nil"/>
        </w:pBdr>
        <w:spacing w:before="360" w:after="360"/>
        <w:ind w:left="360" w:hanging="360"/>
        <w:rPr>
          <w:rFonts w:ascii="Montserrat SemiBold" w:eastAsia="Montserrat SemiBold" w:hAnsi="Montserrat SemiBold" w:cs="Montserrat SemiBold"/>
          <w:color w:val="132B45"/>
          <w:sz w:val="32"/>
          <w:szCs w:val="32"/>
          <w:lang w:val="en-GB"/>
        </w:rPr>
      </w:pPr>
      <w:bookmarkStart w:id="1" w:name="_heading=h.30j0zll" w:colFirst="0" w:colLast="0"/>
      <w:bookmarkEnd w:id="1"/>
      <w:r w:rsidRPr="00FF505E">
        <w:rPr>
          <w:rFonts w:ascii="Montserrat SemiBold" w:eastAsia="Montserrat SemiBold" w:hAnsi="Montserrat SemiBold" w:cs="Montserrat SemiBold"/>
          <w:color w:val="132B45"/>
          <w:sz w:val="32"/>
          <w:szCs w:val="32"/>
          <w:lang w:val="en-GB"/>
        </w:rPr>
        <w:t>Disclaimer</w:t>
      </w:r>
    </w:p>
    <w:p w14:paraId="00000030" w14:textId="77777777" w:rsidR="00F96074" w:rsidRPr="00FF505E" w:rsidRDefault="00F61275">
      <w:pPr>
        <w:rPr>
          <w:lang w:val="en-GB"/>
        </w:rPr>
      </w:pPr>
      <w:r w:rsidRPr="00FF505E">
        <w:rPr>
          <w:highlight w:val="white"/>
          <w:lang w:val="en-GB"/>
        </w:rPr>
        <w:t>The European Union’s LIFE programme co-funded this publication. However, the views and opinions expressed are those of the author(s) only and do not necessarily reflect those of the European Union or CINEA. Neither the European Union nor CINEA can be held responsible for them.</w:t>
      </w:r>
    </w:p>
    <w:p w14:paraId="00000031" w14:textId="77777777" w:rsidR="00F96074" w:rsidRPr="00FF505E" w:rsidRDefault="00F96074">
      <w:pPr>
        <w:rPr>
          <w:lang w:val="en-GB"/>
        </w:rPr>
      </w:pPr>
    </w:p>
    <w:p w14:paraId="00000032" w14:textId="77777777" w:rsidR="00F96074" w:rsidRPr="00FF505E" w:rsidRDefault="00F96074">
      <w:pPr>
        <w:rPr>
          <w:lang w:val="en-GB"/>
        </w:rPr>
      </w:pPr>
    </w:p>
    <w:p w14:paraId="00000033" w14:textId="77777777" w:rsidR="00F96074" w:rsidRPr="00FF505E" w:rsidRDefault="00F96074">
      <w:pPr>
        <w:rPr>
          <w:lang w:val="en-GB"/>
        </w:rPr>
      </w:pPr>
    </w:p>
    <w:p w14:paraId="00000034" w14:textId="77777777" w:rsidR="00F96074" w:rsidRPr="00FF505E" w:rsidRDefault="00F96074">
      <w:pPr>
        <w:rPr>
          <w:lang w:val="en-GB"/>
        </w:rPr>
      </w:pPr>
    </w:p>
    <w:p w14:paraId="00000035" w14:textId="77777777" w:rsidR="00F96074" w:rsidRPr="00FF505E" w:rsidRDefault="00F61275">
      <w:pPr>
        <w:keepNext/>
        <w:keepLines/>
        <w:pBdr>
          <w:top w:val="nil"/>
          <w:left w:val="nil"/>
          <w:bottom w:val="nil"/>
          <w:right w:val="nil"/>
          <w:between w:val="nil"/>
        </w:pBdr>
        <w:spacing w:before="360" w:after="360"/>
        <w:ind w:left="360" w:hanging="360"/>
        <w:rPr>
          <w:rFonts w:ascii="Montserrat SemiBold" w:eastAsia="Montserrat SemiBold" w:hAnsi="Montserrat SemiBold" w:cs="Montserrat SemiBold"/>
          <w:color w:val="132B45"/>
          <w:sz w:val="32"/>
          <w:szCs w:val="32"/>
          <w:lang w:val="en-GB"/>
        </w:rPr>
      </w:pPr>
      <w:bookmarkStart w:id="2" w:name="_heading=h.1fob9te" w:colFirst="0" w:colLast="0"/>
      <w:bookmarkEnd w:id="2"/>
      <w:r w:rsidRPr="00FF505E">
        <w:rPr>
          <w:rFonts w:ascii="Montserrat SemiBold" w:eastAsia="Montserrat SemiBold" w:hAnsi="Montserrat SemiBold" w:cs="Montserrat SemiBold"/>
          <w:color w:val="132B45"/>
          <w:sz w:val="32"/>
          <w:szCs w:val="32"/>
          <w:lang w:val="en-GB"/>
        </w:rPr>
        <w:t>Document History (use style unnumbered heading)</w:t>
      </w:r>
    </w:p>
    <w:tbl>
      <w:tblPr>
        <w:tblStyle w:val="a0"/>
        <w:tblW w:w="899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1119"/>
        <w:gridCol w:w="1707"/>
        <w:gridCol w:w="6170"/>
      </w:tblGrid>
      <w:tr w:rsidR="00F96074" w:rsidRPr="00FF505E" w14:paraId="49D79CB1" w14:textId="77777777">
        <w:tc>
          <w:tcPr>
            <w:tcW w:w="1119" w:type="dxa"/>
            <w:shd w:val="clear" w:color="auto" w:fill="3C886C"/>
          </w:tcPr>
          <w:p w14:paraId="00000036" w14:textId="77777777" w:rsidR="00F96074" w:rsidRPr="00FF505E" w:rsidRDefault="00F61275">
            <w:pPr>
              <w:rPr>
                <w:b/>
                <w:color w:val="FFFFFF"/>
                <w:lang w:val="en-GB"/>
              </w:rPr>
            </w:pPr>
            <w:r w:rsidRPr="00FF505E">
              <w:rPr>
                <w:b/>
                <w:color w:val="FFFFFF"/>
                <w:lang w:val="en-GB"/>
              </w:rPr>
              <w:t>Version</w:t>
            </w:r>
          </w:p>
        </w:tc>
        <w:tc>
          <w:tcPr>
            <w:tcW w:w="1707" w:type="dxa"/>
            <w:shd w:val="clear" w:color="auto" w:fill="3C886C"/>
          </w:tcPr>
          <w:p w14:paraId="00000037" w14:textId="77777777" w:rsidR="00F96074" w:rsidRPr="00FF505E" w:rsidRDefault="00F61275">
            <w:pPr>
              <w:rPr>
                <w:b/>
                <w:color w:val="FFFFFF"/>
                <w:lang w:val="en-GB"/>
              </w:rPr>
            </w:pPr>
            <w:r w:rsidRPr="00FF505E">
              <w:rPr>
                <w:b/>
                <w:color w:val="FFFFFF"/>
                <w:lang w:val="en-GB"/>
              </w:rPr>
              <w:t>Date</w:t>
            </w:r>
          </w:p>
        </w:tc>
        <w:tc>
          <w:tcPr>
            <w:tcW w:w="6170" w:type="dxa"/>
            <w:shd w:val="clear" w:color="auto" w:fill="3C886C"/>
          </w:tcPr>
          <w:p w14:paraId="00000038" w14:textId="77777777" w:rsidR="00F96074" w:rsidRPr="00FF505E" w:rsidRDefault="00F61275">
            <w:pPr>
              <w:rPr>
                <w:b/>
                <w:color w:val="FFFFFF"/>
                <w:lang w:val="en-GB"/>
              </w:rPr>
            </w:pPr>
            <w:r w:rsidRPr="00FF505E">
              <w:rPr>
                <w:b/>
                <w:color w:val="FFFFFF"/>
                <w:lang w:val="en-GB"/>
              </w:rPr>
              <w:t>Description</w:t>
            </w:r>
          </w:p>
        </w:tc>
      </w:tr>
      <w:tr w:rsidR="00F96074" w:rsidRPr="00FF505E" w14:paraId="6FA3131B" w14:textId="77777777">
        <w:tc>
          <w:tcPr>
            <w:tcW w:w="1119" w:type="dxa"/>
          </w:tcPr>
          <w:p w14:paraId="00000039" w14:textId="77777777" w:rsidR="00F96074" w:rsidRPr="00FF505E" w:rsidRDefault="00F61275">
            <w:pPr>
              <w:rPr>
                <w:color w:val="000000"/>
                <w:lang w:val="en-GB"/>
              </w:rPr>
            </w:pPr>
            <w:r w:rsidRPr="00FF505E">
              <w:rPr>
                <w:color w:val="000000"/>
                <w:lang w:val="en-GB"/>
              </w:rPr>
              <w:t>V1</w:t>
            </w:r>
          </w:p>
          <w:p w14:paraId="0000003A" w14:textId="77777777" w:rsidR="00F96074" w:rsidRPr="00FF505E" w:rsidRDefault="00F96074">
            <w:pPr>
              <w:rPr>
                <w:color w:val="000000"/>
                <w:lang w:val="en-GB"/>
              </w:rPr>
            </w:pPr>
          </w:p>
        </w:tc>
        <w:tc>
          <w:tcPr>
            <w:tcW w:w="1707" w:type="dxa"/>
          </w:tcPr>
          <w:p w14:paraId="0000003B" w14:textId="5DBF6A9C" w:rsidR="00F96074" w:rsidRPr="00FF505E" w:rsidRDefault="00147A15">
            <w:pPr>
              <w:rPr>
                <w:color w:val="000000"/>
                <w:lang w:val="en-GB"/>
              </w:rPr>
            </w:pPr>
            <w:r>
              <w:rPr>
                <w:color w:val="000000"/>
                <w:lang w:val="en-GB"/>
              </w:rPr>
              <w:t>11</w:t>
            </w:r>
            <w:r w:rsidR="004F29AD" w:rsidRPr="00FF505E">
              <w:rPr>
                <w:color w:val="000000"/>
                <w:lang w:val="en-GB"/>
              </w:rPr>
              <w:t>/02/2025</w:t>
            </w:r>
          </w:p>
        </w:tc>
        <w:tc>
          <w:tcPr>
            <w:tcW w:w="6170" w:type="dxa"/>
          </w:tcPr>
          <w:p w14:paraId="0000003C" w14:textId="028152EA" w:rsidR="00F96074" w:rsidRPr="00FF505E" w:rsidRDefault="00F61275">
            <w:pPr>
              <w:rPr>
                <w:color w:val="000000"/>
                <w:lang w:val="en-GB"/>
              </w:rPr>
            </w:pPr>
            <w:r w:rsidRPr="00FF505E">
              <w:rPr>
                <w:color w:val="000000"/>
                <w:lang w:val="en-GB"/>
              </w:rPr>
              <w:t xml:space="preserve">First draft by </w:t>
            </w:r>
            <w:r w:rsidR="004F29AD" w:rsidRPr="00FF505E">
              <w:rPr>
                <w:color w:val="000000"/>
                <w:lang w:val="en-GB"/>
              </w:rPr>
              <w:t>KU Leuven</w:t>
            </w:r>
          </w:p>
        </w:tc>
      </w:tr>
      <w:tr w:rsidR="00F96074" w:rsidRPr="00FF505E" w14:paraId="5E20F22F" w14:textId="77777777">
        <w:tc>
          <w:tcPr>
            <w:tcW w:w="1119" w:type="dxa"/>
          </w:tcPr>
          <w:p w14:paraId="0000003D" w14:textId="77777777" w:rsidR="00F96074" w:rsidRPr="00FF505E" w:rsidRDefault="00F61275">
            <w:pPr>
              <w:rPr>
                <w:color w:val="000000"/>
                <w:lang w:val="en-GB"/>
              </w:rPr>
            </w:pPr>
            <w:r w:rsidRPr="00FF505E">
              <w:rPr>
                <w:color w:val="000000"/>
                <w:lang w:val="en-GB"/>
              </w:rPr>
              <w:t>V2</w:t>
            </w:r>
          </w:p>
        </w:tc>
        <w:tc>
          <w:tcPr>
            <w:tcW w:w="1707" w:type="dxa"/>
          </w:tcPr>
          <w:p w14:paraId="0000003E" w14:textId="77777777" w:rsidR="00F96074" w:rsidRPr="00FF505E" w:rsidRDefault="00F61275">
            <w:pPr>
              <w:rPr>
                <w:color w:val="000000"/>
                <w:lang w:val="en-GB"/>
              </w:rPr>
            </w:pPr>
            <w:r w:rsidRPr="00FF505E">
              <w:rPr>
                <w:color w:val="000000"/>
                <w:lang w:val="en-GB"/>
              </w:rPr>
              <w:t>DD/MM/YYYY</w:t>
            </w:r>
          </w:p>
        </w:tc>
        <w:tc>
          <w:tcPr>
            <w:tcW w:w="6170" w:type="dxa"/>
          </w:tcPr>
          <w:p w14:paraId="0000003F" w14:textId="77777777" w:rsidR="00F96074" w:rsidRPr="00FF505E" w:rsidRDefault="00F96074">
            <w:pPr>
              <w:rPr>
                <w:color w:val="000000"/>
                <w:lang w:val="en-GB"/>
              </w:rPr>
            </w:pPr>
          </w:p>
        </w:tc>
      </w:tr>
    </w:tbl>
    <w:p w14:paraId="00000040" w14:textId="77777777" w:rsidR="00F96074" w:rsidRPr="00FF505E" w:rsidRDefault="00F96074">
      <w:pPr>
        <w:rPr>
          <w:lang w:val="en-GB"/>
        </w:rPr>
      </w:pPr>
    </w:p>
    <w:p w14:paraId="00000041" w14:textId="77777777" w:rsidR="00F96074" w:rsidRPr="00FF505E" w:rsidRDefault="00F61275">
      <w:pPr>
        <w:keepNext/>
        <w:keepLines/>
        <w:pBdr>
          <w:top w:val="nil"/>
          <w:left w:val="nil"/>
          <w:bottom w:val="nil"/>
          <w:right w:val="nil"/>
          <w:between w:val="nil"/>
        </w:pBdr>
        <w:spacing w:before="360" w:after="360"/>
        <w:ind w:left="360" w:hanging="360"/>
        <w:rPr>
          <w:rFonts w:ascii="Montserrat SemiBold" w:eastAsia="Montserrat SemiBold" w:hAnsi="Montserrat SemiBold" w:cs="Montserrat SemiBold"/>
          <w:color w:val="132B45"/>
          <w:sz w:val="32"/>
          <w:szCs w:val="32"/>
          <w:lang w:val="en-GB"/>
        </w:rPr>
      </w:pPr>
      <w:bookmarkStart w:id="3" w:name="_heading=h.3znysh7" w:colFirst="0" w:colLast="0"/>
      <w:bookmarkEnd w:id="3"/>
      <w:r w:rsidRPr="00FF505E">
        <w:rPr>
          <w:rFonts w:ascii="Montserrat SemiBold" w:eastAsia="Montserrat SemiBold" w:hAnsi="Montserrat SemiBold" w:cs="Montserrat SemiBold"/>
          <w:color w:val="132B45"/>
          <w:sz w:val="32"/>
          <w:szCs w:val="32"/>
          <w:lang w:val="en-GB"/>
        </w:rPr>
        <w:t xml:space="preserve">Authors </w:t>
      </w:r>
    </w:p>
    <w:tbl>
      <w:tblPr>
        <w:tblStyle w:val="a1"/>
        <w:tblW w:w="899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253"/>
        <w:gridCol w:w="2268"/>
        <w:gridCol w:w="4475"/>
      </w:tblGrid>
      <w:tr w:rsidR="00F96074" w:rsidRPr="00FF505E" w14:paraId="30F7ED2F" w14:textId="77777777">
        <w:tc>
          <w:tcPr>
            <w:tcW w:w="2253" w:type="dxa"/>
            <w:shd w:val="clear" w:color="auto" w:fill="3C886C"/>
          </w:tcPr>
          <w:p w14:paraId="00000042" w14:textId="77777777" w:rsidR="00F96074" w:rsidRPr="00FF505E" w:rsidRDefault="00F61275">
            <w:pPr>
              <w:rPr>
                <w:b/>
                <w:color w:val="FFFFFF"/>
                <w:lang w:val="en-GB"/>
              </w:rPr>
            </w:pPr>
            <w:r w:rsidRPr="00FF505E">
              <w:rPr>
                <w:b/>
                <w:color w:val="FFFFFF"/>
                <w:lang w:val="en-GB"/>
              </w:rPr>
              <w:t>Author</w:t>
            </w:r>
          </w:p>
        </w:tc>
        <w:tc>
          <w:tcPr>
            <w:tcW w:w="2268" w:type="dxa"/>
            <w:shd w:val="clear" w:color="auto" w:fill="3C886C"/>
          </w:tcPr>
          <w:p w14:paraId="00000043" w14:textId="77777777" w:rsidR="00F96074" w:rsidRPr="00FF505E" w:rsidRDefault="00F61275">
            <w:pPr>
              <w:rPr>
                <w:b/>
                <w:color w:val="FFFFFF"/>
                <w:lang w:val="en-GB"/>
              </w:rPr>
            </w:pPr>
            <w:r w:rsidRPr="00FF505E">
              <w:rPr>
                <w:b/>
                <w:color w:val="FFFFFF"/>
                <w:lang w:val="en-GB"/>
              </w:rPr>
              <w:t>Organisation</w:t>
            </w:r>
          </w:p>
        </w:tc>
        <w:tc>
          <w:tcPr>
            <w:tcW w:w="4475" w:type="dxa"/>
            <w:shd w:val="clear" w:color="auto" w:fill="3C886C"/>
          </w:tcPr>
          <w:p w14:paraId="00000044" w14:textId="77777777" w:rsidR="00F96074" w:rsidRPr="00FF505E" w:rsidRDefault="00F61275">
            <w:pPr>
              <w:rPr>
                <w:b/>
                <w:color w:val="FFFFFF"/>
                <w:lang w:val="en-GB"/>
              </w:rPr>
            </w:pPr>
            <w:r w:rsidRPr="00FF505E">
              <w:rPr>
                <w:b/>
                <w:color w:val="FFFFFF"/>
                <w:lang w:val="en-GB"/>
              </w:rPr>
              <w:t>E-mail</w:t>
            </w:r>
          </w:p>
        </w:tc>
      </w:tr>
      <w:tr w:rsidR="00F96074" w:rsidRPr="00FF505E" w14:paraId="3253046F" w14:textId="77777777">
        <w:tc>
          <w:tcPr>
            <w:tcW w:w="2253" w:type="dxa"/>
          </w:tcPr>
          <w:p w14:paraId="00000045" w14:textId="262BC14F" w:rsidR="00F96074" w:rsidRPr="00FF505E" w:rsidRDefault="004F29AD">
            <w:pPr>
              <w:rPr>
                <w:color w:val="000000"/>
                <w:lang w:val="en-GB"/>
              </w:rPr>
            </w:pPr>
            <w:r w:rsidRPr="00FF505E">
              <w:rPr>
                <w:color w:val="000000"/>
                <w:lang w:val="en-GB"/>
              </w:rPr>
              <w:t>Delphine Ramon</w:t>
            </w:r>
          </w:p>
        </w:tc>
        <w:tc>
          <w:tcPr>
            <w:tcW w:w="2268" w:type="dxa"/>
          </w:tcPr>
          <w:p w14:paraId="00000046" w14:textId="648D257C" w:rsidR="00F96074" w:rsidRPr="00FF505E" w:rsidRDefault="004F29AD">
            <w:pPr>
              <w:rPr>
                <w:color w:val="000000"/>
                <w:lang w:val="en-GB"/>
              </w:rPr>
            </w:pPr>
            <w:r w:rsidRPr="00FF505E">
              <w:rPr>
                <w:color w:val="000000"/>
                <w:lang w:val="en-GB"/>
              </w:rPr>
              <w:t>KU Leuven</w:t>
            </w:r>
          </w:p>
        </w:tc>
        <w:tc>
          <w:tcPr>
            <w:tcW w:w="4475" w:type="dxa"/>
          </w:tcPr>
          <w:p w14:paraId="00000047" w14:textId="608632C6" w:rsidR="00F96074" w:rsidRPr="00FF505E" w:rsidRDefault="00D46DA6">
            <w:pPr>
              <w:rPr>
                <w:color w:val="000000"/>
                <w:lang w:val="en-GB"/>
              </w:rPr>
            </w:pPr>
            <w:r w:rsidRPr="00FF505E">
              <w:rPr>
                <w:color w:val="000000"/>
                <w:lang w:val="en-GB"/>
              </w:rPr>
              <w:t>d</w:t>
            </w:r>
            <w:r w:rsidR="004F29AD" w:rsidRPr="00FF505E">
              <w:rPr>
                <w:color w:val="000000"/>
                <w:lang w:val="en-GB"/>
              </w:rPr>
              <w:t>elphine.ramon@kuleuven.be</w:t>
            </w:r>
          </w:p>
        </w:tc>
      </w:tr>
      <w:tr w:rsidR="00F96074" w:rsidRPr="00FF505E" w14:paraId="35DDE06E" w14:textId="77777777">
        <w:tc>
          <w:tcPr>
            <w:tcW w:w="2253" w:type="dxa"/>
          </w:tcPr>
          <w:p w14:paraId="00000048" w14:textId="1386825D" w:rsidR="00F96074" w:rsidRPr="00FF505E" w:rsidRDefault="004F29AD">
            <w:pPr>
              <w:rPr>
                <w:color w:val="000000"/>
                <w:lang w:val="en-GB"/>
              </w:rPr>
            </w:pPr>
            <w:r w:rsidRPr="00FF505E">
              <w:rPr>
                <w:color w:val="000000"/>
                <w:lang w:val="en-GB"/>
              </w:rPr>
              <w:t>Karen Allacker</w:t>
            </w:r>
          </w:p>
        </w:tc>
        <w:tc>
          <w:tcPr>
            <w:tcW w:w="2268" w:type="dxa"/>
          </w:tcPr>
          <w:p w14:paraId="00000049" w14:textId="32ED358E" w:rsidR="00F96074" w:rsidRPr="00FF505E" w:rsidRDefault="004F29AD">
            <w:pPr>
              <w:rPr>
                <w:color w:val="000000"/>
                <w:lang w:val="en-GB"/>
              </w:rPr>
            </w:pPr>
            <w:r w:rsidRPr="00FF505E">
              <w:rPr>
                <w:color w:val="000000"/>
                <w:lang w:val="en-GB"/>
              </w:rPr>
              <w:t>KU Leuven</w:t>
            </w:r>
          </w:p>
        </w:tc>
        <w:tc>
          <w:tcPr>
            <w:tcW w:w="4475" w:type="dxa"/>
          </w:tcPr>
          <w:p w14:paraId="0000004A" w14:textId="74F7FAD8" w:rsidR="00F96074" w:rsidRPr="00FF505E" w:rsidRDefault="00D46DA6">
            <w:pPr>
              <w:rPr>
                <w:color w:val="000000"/>
                <w:lang w:val="en-GB"/>
              </w:rPr>
            </w:pPr>
            <w:r w:rsidRPr="00FF505E">
              <w:rPr>
                <w:color w:val="000000"/>
                <w:lang w:val="en-GB"/>
              </w:rPr>
              <w:t>k</w:t>
            </w:r>
            <w:r w:rsidR="004F29AD" w:rsidRPr="00FF505E">
              <w:rPr>
                <w:color w:val="000000"/>
                <w:lang w:val="en-GB"/>
              </w:rPr>
              <w:t>aren.allacker@kuleuven.be</w:t>
            </w:r>
          </w:p>
        </w:tc>
      </w:tr>
    </w:tbl>
    <w:p w14:paraId="0000004B" w14:textId="77777777" w:rsidR="00F96074" w:rsidRPr="00FF505E" w:rsidRDefault="00F96074">
      <w:pPr>
        <w:rPr>
          <w:lang w:val="en-GB"/>
        </w:rPr>
      </w:pPr>
    </w:p>
    <w:p w14:paraId="0000004C" w14:textId="77777777" w:rsidR="00F96074" w:rsidRPr="00FF505E" w:rsidRDefault="00F61275">
      <w:pPr>
        <w:keepNext/>
        <w:keepLines/>
        <w:pBdr>
          <w:top w:val="nil"/>
          <w:left w:val="nil"/>
          <w:bottom w:val="nil"/>
          <w:right w:val="nil"/>
          <w:between w:val="nil"/>
        </w:pBdr>
        <w:spacing w:before="360" w:after="360"/>
        <w:ind w:left="360" w:hanging="360"/>
        <w:rPr>
          <w:rFonts w:ascii="Montserrat SemiBold" w:eastAsia="Montserrat SemiBold" w:hAnsi="Montserrat SemiBold" w:cs="Montserrat SemiBold"/>
          <w:color w:val="132B45"/>
          <w:sz w:val="32"/>
          <w:szCs w:val="32"/>
          <w:lang w:val="en-GB"/>
        </w:rPr>
      </w:pPr>
      <w:bookmarkStart w:id="4" w:name="_heading=h.2et92p0" w:colFirst="0" w:colLast="0"/>
      <w:bookmarkEnd w:id="4"/>
      <w:r w:rsidRPr="00FF505E">
        <w:rPr>
          <w:rFonts w:ascii="Montserrat SemiBold" w:eastAsia="Montserrat SemiBold" w:hAnsi="Montserrat SemiBold" w:cs="Montserrat SemiBold"/>
          <w:color w:val="132B45"/>
          <w:sz w:val="32"/>
          <w:szCs w:val="32"/>
          <w:lang w:val="en-GB"/>
        </w:rPr>
        <w:t xml:space="preserve">Quality Control </w:t>
      </w:r>
    </w:p>
    <w:tbl>
      <w:tblPr>
        <w:tblStyle w:val="a2"/>
        <w:tblW w:w="899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249"/>
        <w:gridCol w:w="2249"/>
        <w:gridCol w:w="2249"/>
        <w:gridCol w:w="2249"/>
      </w:tblGrid>
      <w:tr w:rsidR="00F96074" w:rsidRPr="00FF505E" w14:paraId="1BF7A817" w14:textId="77777777">
        <w:tc>
          <w:tcPr>
            <w:tcW w:w="2249" w:type="dxa"/>
            <w:shd w:val="clear" w:color="auto" w:fill="3C886C"/>
          </w:tcPr>
          <w:p w14:paraId="0000004D" w14:textId="77777777" w:rsidR="00F96074" w:rsidRPr="00FF505E" w:rsidRDefault="00F61275">
            <w:pPr>
              <w:rPr>
                <w:b/>
                <w:color w:val="FFFFFF"/>
                <w:lang w:val="en-GB"/>
              </w:rPr>
            </w:pPr>
            <w:r w:rsidRPr="00FF505E">
              <w:rPr>
                <w:b/>
                <w:color w:val="FFFFFF"/>
                <w:lang w:val="en-GB"/>
              </w:rPr>
              <w:t>Name</w:t>
            </w:r>
          </w:p>
        </w:tc>
        <w:tc>
          <w:tcPr>
            <w:tcW w:w="2249" w:type="dxa"/>
            <w:shd w:val="clear" w:color="auto" w:fill="3C886C"/>
          </w:tcPr>
          <w:p w14:paraId="0000004E" w14:textId="77777777" w:rsidR="00F96074" w:rsidRPr="00FF505E" w:rsidRDefault="00F61275">
            <w:pPr>
              <w:rPr>
                <w:b/>
                <w:color w:val="FFFFFF"/>
                <w:lang w:val="en-GB"/>
              </w:rPr>
            </w:pPr>
            <w:r w:rsidRPr="00FF505E">
              <w:rPr>
                <w:b/>
                <w:color w:val="FFFFFF"/>
                <w:lang w:val="en-GB"/>
              </w:rPr>
              <w:t>Organisation</w:t>
            </w:r>
          </w:p>
        </w:tc>
        <w:tc>
          <w:tcPr>
            <w:tcW w:w="2249" w:type="dxa"/>
            <w:shd w:val="clear" w:color="auto" w:fill="3C886C"/>
          </w:tcPr>
          <w:p w14:paraId="0000004F" w14:textId="77777777" w:rsidR="00F96074" w:rsidRPr="00FF505E" w:rsidRDefault="00F61275">
            <w:pPr>
              <w:rPr>
                <w:b/>
                <w:color w:val="FFFFFF"/>
                <w:lang w:val="en-GB"/>
              </w:rPr>
            </w:pPr>
            <w:r w:rsidRPr="00FF505E">
              <w:rPr>
                <w:b/>
                <w:color w:val="FFFFFF"/>
                <w:lang w:val="en-GB"/>
              </w:rPr>
              <w:t>Date</w:t>
            </w:r>
          </w:p>
        </w:tc>
        <w:tc>
          <w:tcPr>
            <w:tcW w:w="2249" w:type="dxa"/>
            <w:shd w:val="clear" w:color="auto" w:fill="3C886C"/>
          </w:tcPr>
          <w:p w14:paraId="00000050" w14:textId="77777777" w:rsidR="00F96074" w:rsidRPr="00FF505E" w:rsidRDefault="00F61275">
            <w:pPr>
              <w:rPr>
                <w:b/>
                <w:color w:val="FFFFFF"/>
                <w:lang w:val="en-GB"/>
              </w:rPr>
            </w:pPr>
            <w:r w:rsidRPr="00FF505E">
              <w:rPr>
                <w:b/>
                <w:color w:val="FFFFFF"/>
                <w:lang w:val="en-GB"/>
              </w:rPr>
              <w:t>Reviewed</w:t>
            </w:r>
          </w:p>
        </w:tc>
      </w:tr>
      <w:tr w:rsidR="00F96074" w:rsidRPr="00FF505E" w14:paraId="06F842D1" w14:textId="77777777">
        <w:tc>
          <w:tcPr>
            <w:tcW w:w="2249" w:type="dxa"/>
          </w:tcPr>
          <w:p w14:paraId="00000051" w14:textId="77777777" w:rsidR="00F96074" w:rsidRPr="00FF505E" w:rsidRDefault="00F96074">
            <w:pPr>
              <w:rPr>
                <w:color w:val="000000"/>
                <w:highlight w:val="yellow"/>
                <w:lang w:val="en-GB"/>
              </w:rPr>
            </w:pPr>
          </w:p>
        </w:tc>
        <w:tc>
          <w:tcPr>
            <w:tcW w:w="2249" w:type="dxa"/>
          </w:tcPr>
          <w:p w14:paraId="00000052" w14:textId="77777777" w:rsidR="00F96074" w:rsidRPr="00FF505E" w:rsidRDefault="00F96074">
            <w:pPr>
              <w:rPr>
                <w:color w:val="000000"/>
                <w:highlight w:val="yellow"/>
                <w:lang w:val="en-GB"/>
              </w:rPr>
            </w:pPr>
          </w:p>
        </w:tc>
        <w:tc>
          <w:tcPr>
            <w:tcW w:w="2249" w:type="dxa"/>
          </w:tcPr>
          <w:p w14:paraId="00000053" w14:textId="77777777" w:rsidR="00F96074" w:rsidRPr="00FF505E" w:rsidRDefault="00F96074">
            <w:pPr>
              <w:rPr>
                <w:color w:val="000000"/>
                <w:highlight w:val="yellow"/>
                <w:lang w:val="en-GB"/>
              </w:rPr>
            </w:pPr>
          </w:p>
        </w:tc>
        <w:tc>
          <w:tcPr>
            <w:tcW w:w="2249" w:type="dxa"/>
          </w:tcPr>
          <w:p w14:paraId="00000054" w14:textId="77777777" w:rsidR="00F96074" w:rsidRPr="00FF505E" w:rsidRDefault="00F96074">
            <w:pPr>
              <w:rPr>
                <w:color w:val="000000"/>
                <w:highlight w:val="yellow"/>
                <w:lang w:val="en-GB"/>
              </w:rPr>
            </w:pPr>
          </w:p>
        </w:tc>
      </w:tr>
      <w:tr w:rsidR="00F96074" w:rsidRPr="00FF505E" w14:paraId="7D27F1D6" w14:textId="77777777">
        <w:tc>
          <w:tcPr>
            <w:tcW w:w="2249" w:type="dxa"/>
          </w:tcPr>
          <w:p w14:paraId="00000055" w14:textId="77777777" w:rsidR="00F96074" w:rsidRPr="00FF505E" w:rsidRDefault="00F96074">
            <w:pPr>
              <w:rPr>
                <w:color w:val="000000"/>
                <w:lang w:val="en-GB"/>
              </w:rPr>
            </w:pPr>
          </w:p>
          <w:p w14:paraId="00000056" w14:textId="77777777" w:rsidR="00F96074" w:rsidRPr="00FF505E" w:rsidRDefault="00F96074">
            <w:pPr>
              <w:rPr>
                <w:color w:val="000000"/>
                <w:lang w:val="en-GB"/>
              </w:rPr>
            </w:pPr>
          </w:p>
        </w:tc>
        <w:tc>
          <w:tcPr>
            <w:tcW w:w="2249" w:type="dxa"/>
          </w:tcPr>
          <w:p w14:paraId="00000057" w14:textId="77777777" w:rsidR="00F96074" w:rsidRPr="00FF505E" w:rsidRDefault="00F96074">
            <w:pPr>
              <w:rPr>
                <w:color w:val="000000"/>
                <w:lang w:val="en-GB"/>
              </w:rPr>
            </w:pPr>
          </w:p>
        </w:tc>
        <w:tc>
          <w:tcPr>
            <w:tcW w:w="2249" w:type="dxa"/>
          </w:tcPr>
          <w:p w14:paraId="00000058" w14:textId="77777777" w:rsidR="00F96074" w:rsidRPr="00FF505E" w:rsidRDefault="00F96074">
            <w:pPr>
              <w:rPr>
                <w:color w:val="000000"/>
                <w:lang w:val="en-GB"/>
              </w:rPr>
            </w:pPr>
          </w:p>
        </w:tc>
        <w:tc>
          <w:tcPr>
            <w:tcW w:w="2249" w:type="dxa"/>
          </w:tcPr>
          <w:p w14:paraId="00000059" w14:textId="77777777" w:rsidR="00F96074" w:rsidRPr="00FF505E" w:rsidRDefault="00F96074">
            <w:pPr>
              <w:rPr>
                <w:color w:val="000000"/>
                <w:lang w:val="en-GB"/>
              </w:rPr>
            </w:pPr>
          </w:p>
        </w:tc>
      </w:tr>
    </w:tbl>
    <w:p w14:paraId="0000005A" w14:textId="77777777" w:rsidR="00F96074" w:rsidRPr="00FF505E" w:rsidRDefault="00F96074">
      <w:pPr>
        <w:rPr>
          <w:lang w:val="en-GB"/>
        </w:rPr>
      </w:pPr>
    </w:p>
    <w:p w14:paraId="0000005B" w14:textId="77777777" w:rsidR="00F96074" w:rsidRPr="00FF505E" w:rsidRDefault="00F61275">
      <w:pPr>
        <w:rPr>
          <w:highlight w:val="white"/>
          <w:lang w:val="en-GB"/>
        </w:rPr>
      </w:pPr>
      <w:r w:rsidRPr="00FF505E">
        <w:rPr>
          <w:lang w:val="en-GB"/>
        </w:rPr>
        <w:br w:type="page"/>
      </w:r>
    </w:p>
    <w:p w14:paraId="0000005C" w14:textId="2F104055" w:rsidR="00F96074" w:rsidRPr="00FF505E" w:rsidRDefault="00F61275" w:rsidP="00056A9C">
      <w:pPr>
        <w:pStyle w:val="Heading1"/>
        <w:numPr>
          <w:ilvl w:val="0"/>
          <w:numId w:val="0"/>
        </w:numPr>
        <w:ind w:left="720" w:hanging="720"/>
        <w:rPr>
          <w:rFonts w:eastAsia="Montserrat SemiBold"/>
          <w:lang w:val="en-GB"/>
        </w:rPr>
      </w:pPr>
      <w:bookmarkStart w:id="5" w:name="_Toc189577776"/>
      <w:r w:rsidRPr="00FF505E">
        <w:rPr>
          <w:rFonts w:eastAsia="Montserrat SemiBold"/>
          <w:lang w:val="en-GB"/>
        </w:rPr>
        <w:lastRenderedPageBreak/>
        <w:t>Executive Summary</w:t>
      </w:r>
      <w:bookmarkEnd w:id="5"/>
    </w:p>
    <w:p w14:paraId="512E6134" w14:textId="4B8BA66B" w:rsidR="004F29AD" w:rsidRPr="00FF505E" w:rsidRDefault="004F29AD" w:rsidP="004F29AD">
      <w:pPr>
        <w:rPr>
          <w:lang w:val="en-GB"/>
        </w:rPr>
      </w:pPr>
      <w:r w:rsidRPr="00FF505E">
        <w:rPr>
          <w:lang w:val="en-GB"/>
        </w:rPr>
        <w:t xml:space="preserve">This Data Management Plan (DMP) outlines the framework for managing data generated and reused in the </w:t>
      </w:r>
      <w:r w:rsidRPr="00FF505E">
        <w:rPr>
          <w:color w:val="000000"/>
          <w:lang w:val="en-GB"/>
        </w:rPr>
        <w:t xml:space="preserve">INDICATE LIFE </w:t>
      </w:r>
      <w:r w:rsidRPr="00FF505E">
        <w:rPr>
          <w:lang w:val="en-GB"/>
        </w:rPr>
        <w:t>project. The plan ensures compliance with the FAIR (Findable, Accessible, Interoperable, and Reusable) principles and addresses the data lifecycle, from collection and storage to dissemination and long-term preservation. It supports the project’s goal of facilitating industry and policy efforts in reducing the climate impact of the building sector, while concurrently aiding in the development of national Life Cycle Assessment (LCA) methodologies, benchmarks, and policy recommendations.</w:t>
      </w:r>
    </w:p>
    <w:p w14:paraId="41DF54C8" w14:textId="014EB456" w:rsidR="004F29AD" w:rsidRPr="00FF505E" w:rsidRDefault="004F29AD" w:rsidP="004F29AD">
      <w:pPr>
        <w:rPr>
          <w:lang w:val="en-GB"/>
        </w:rPr>
      </w:pPr>
      <w:r w:rsidRPr="00FF505E">
        <w:rPr>
          <w:lang w:val="en-GB"/>
        </w:rPr>
        <w:t>This deliverable (D.1.4) details the types of data collected, their sources, and how they will be used to meet project objectives. It emphasizes the application of FAIR principles by describing provisions for metadata, open accessibility, interoperability across platforms, and strategies for ensuring long-term data reusability. Additionally, it explains how data will be stored, secured, and shared while adhering to GDPR and ethical standards.</w:t>
      </w:r>
    </w:p>
    <w:p w14:paraId="1803B129" w14:textId="4D942E40" w:rsidR="004F29AD" w:rsidRPr="00FF505E" w:rsidRDefault="004F29AD" w:rsidP="004F29AD">
      <w:pPr>
        <w:rPr>
          <w:lang w:val="en-GB"/>
        </w:rPr>
      </w:pPr>
      <w:r w:rsidRPr="00FF505E">
        <w:rPr>
          <w:lang w:val="en-GB"/>
        </w:rPr>
        <w:t>Key sections cover resource allocation for data management, data security protocols, and ethical considerations to safeguard sensitive information. Plans for long-term preservation include the use of trusted repositories to maintain data integrity and accessibility. Specific datasets and their utility to researchers, policymakers, and industry stakeholders are also outlined, highlighting the data’s broader relevance.</w:t>
      </w:r>
    </w:p>
    <w:p w14:paraId="00000062" w14:textId="0D38827E" w:rsidR="00F96074" w:rsidRPr="00FF505E" w:rsidRDefault="004F29AD" w:rsidP="004F29AD">
      <w:pPr>
        <w:pBdr>
          <w:top w:val="nil"/>
          <w:left w:val="nil"/>
          <w:bottom w:val="nil"/>
          <w:right w:val="nil"/>
          <w:between w:val="nil"/>
        </w:pBdr>
        <w:spacing w:before="0"/>
        <w:rPr>
          <w:color w:val="000000"/>
          <w:lang w:val="en-GB"/>
        </w:rPr>
      </w:pPr>
      <w:r w:rsidRPr="00FF505E">
        <w:rPr>
          <w:lang w:val="en-GB"/>
        </w:rPr>
        <w:t xml:space="preserve">By establishing robust protocols for data handling and FAIR compliance, the DMP enhances transparency, collaboration, and the project's overall impact on </w:t>
      </w:r>
      <w:r w:rsidR="004D3F18" w:rsidRPr="004D3F18">
        <w:rPr>
          <w:lang w:val="en-GB"/>
        </w:rPr>
        <w:t>the implementation of the WLC aspects of the EPBD</w:t>
      </w:r>
      <w:r w:rsidR="004D3F18">
        <w:rPr>
          <w:lang w:val="en-GB"/>
        </w:rPr>
        <w:t xml:space="preserve"> in terms of benchmark and target development</w:t>
      </w:r>
      <w:r w:rsidR="004D3F18" w:rsidRPr="004D3F18">
        <w:rPr>
          <w:lang w:val="en-GB"/>
        </w:rPr>
        <w:t xml:space="preserve"> and </w:t>
      </w:r>
      <w:r w:rsidR="004D3F18">
        <w:rPr>
          <w:lang w:val="en-GB"/>
        </w:rPr>
        <w:t>the definition of decarbonization pathways and sustainable design strategies</w:t>
      </w:r>
      <w:r w:rsidRPr="00FF505E">
        <w:rPr>
          <w:lang w:val="en-GB"/>
        </w:rPr>
        <w:t>.</w:t>
      </w:r>
      <w:r w:rsidRPr="00FF505E">
        <w:rPr>
          <w:lang w:val="en-GB"/>
        </w:rPr>
        <w:br w:type="page"/>
      </w:r>
    </w:p>
    <w:p w14:paraId="00000063" w14:textId="77777777" w:rsidR="00F96074" w:rsidRPr="00FF505E" w:rsidRDefault="00F96074">
      <w:pPr>
        <w:pBdr>
          <w:top w:val="nil"/>
          <w:left w:val="nil"/>
          <w:bottom w:val="nil"/>
          <w:right w:val="nil"/>
          <w:between w:val="nil"/>
        </w:pBdr>
        <w:rPr>
          <w:rFonts w:ascii="Times New Roman" w:eastAsia="Times New Roman" w:hAnsi="Times New Roman" w:cs="Times New Roman"/>
          <w:color w:val="000000"/>
          <w:lang w:val="en-GB"/>
        </w:rPr>
      </w:pPr>
    </w:p>
    <w:p w14:paraId="00000064" w14:textId="5F4FF32D" w:rsidR="00F96074" w:rsidRPr="00FF505E" w:rsidRDefault="00F61275" w:rsidP="00056A9C">
      <w:pPr>
        <w:pStyle w:val="Heading1"/>
        <w:numPr>
          <w:ilvl w:val="0"/>
          <w:numId w:val="0"/>
        </w:numPr>
        <w:ind w:left="720" w:hanging="720"/>
        <w:rPr>
          <w:rFonts w:eastAsia="Montserrat SemiBold"/>
          <w:lang w:val="en-GB"/>
        </w:rPr>
      </w:pPr>
      <w:bookmarkStart w:id="6" w:name="_Toc189577777"/>
      <w:r w:rsidRPr="00FF505E">
        <w:rPr>
          <w:rFonts w:eastAsia="Montserrat SemiBold"/>
          <w:lang w:val="en-GB"/>
        </w:rPr>
        <w:t>Acronyms</w:t>
      </w:r>
      <w:bookmarkEnd w:id="6"/>
      <w:r w:rsidRPr="00FF505E">
        <w:rPr>
          <w:rFonts w:eastAsia="Montserrat SemiBold"/>
          <w:lang w:val="en-GB"/>
        </w:rPr>
        <w:t xml:space="preserve"> </w:t>
      </w:r>
    </w:p>
    <w:p w14:paraId="00000065" w14:textId="77777777" w:rsidR="00F96074" w:rsidRPr="00FF505E" w:rsidRDefault="00F61275">
      <w:pPr>
        <w:rPr>
          <w:lang w:val="en-GB"/>
        </w:rPr>
      </w:pPr>
      <w:bookmarkStart w:id="7" w:name="_heading=h.m8j8wkl17ez7" w:colFirst="0" w:colLast="0"/>
      <w:bookmarkEnd w:id="7"/>
      <w:r w:rsidRPr="00FF505E">
        <w:rPr>
          <w:lang w:val="en-GB"/>
        </w:rPr>
        <w:t>Most used acronyms in the GA:</w:t>
      </w:r>
    </w:p>
    <w:tbl>
      <w:tblPr>
        <w:tblStyle w:val="a3"/>
        <w:tblW w:w="899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1481"/>
        <w:gridCol w:w="7515"/>
      </w:tblGrid>
      <w:tr w:rsidR="00F96074" w:rsidRPr="00FF505E" w14:paraId="00759B81" w14:textId="77777777">
        <w:trPr>
          <w:trHeight w:val="555"/>
        </w:trPr>
        <w:tc>
          <w:tcPr>
            <w:tcW w:w="1481" w:type="dxa"/>
            <w:shd w:val="clear" w:color="auto" w:fill="3C886C"/>
          </w:tcPr>
          <w:p w14:paraId="00000066" w14:textId="77777777" w:rsidR="00F96074" w:rsidRPr="00FF505E" w:rsidRDefault="00F61275">
            <w:pPr>
              <w:rPr>
                <w:b/>
                <w:color w:val="FFFFFF"/>
                <w:lang w:val="en-GB"/>
              </w:rPr>
            </w:pPr>
            <w:r w:rsidRPr="00FF505E">
              <w:rPr>
                <w:b/>
                <w:color w:val="FFFFFF"/>
                <w:lang w:val="en-GB"/>
              </w:rPr>
              <w:t>BPIE</w:t>
            </w:r>
          </w:p>
        </w:tc>
        <w:tc>
          <w:tcPr>
            <w:tcW w:w="7515" w:type="dxa"/>
          </w:tcPr>
          <w:p w14:paraId="00000067" w14:textId="77777777" w:rsidR="00F96074" w:rsidRPr="00FF505E" w:rsidRDefault="00F61275">
            <w:pPr>
              <w:rPr>
                <w:color w:val="000000"/>
                <w:lang w:val="en-GB"/>
              </w:rPr>
            </w:pPr>
            <w:r w:rsidRPr="00FF505E">
              <w:rPr>
                <w:color w:val="000000"/>
                <w:lang w:val="en-GB"/>
              </w:rPr>
              <w:t>Building Performance Institute Europe</w:t>
            </w:r>
          </w:p>
        </w:tc>
      </w:tr>
      <w:tr w:rsidR="00F96074" w:rsidRPr="00FF505E" w14:paraId="2EABD9B6" w14:textId="77777777">
        <w:tc>
          <w:tcPr>
            <w:tcW w:w="1481" w:type="dxa"/>
            <w:shd w:val="clear" w:color="auto" w:fill="3C886C"/>
          </w:tcPr>
          <w:p w14:paraId="0000006E" w14:textId="77777777" w:rsidR="00F96074" w:rsidRPr="00FF505E" w:rsidRDefault="00F61275">
            <w:pPr>
              <w:rPr>
                <w:b/>
                <w:color w:val="FFFFFF"/>
                <w:lang w:val="en-GB"/>
              </w:rPr>
            </w:pPr>
            <w:r w:rsidRPr="00FF505E">
              <w:rPr>
                <w:b/>
                <w:color w:val="FFFFFF"/>
                <w:lang w:val="en-GB"/>
              </w:rPr>
              <w:t>D</w:t>
            </w:r>
          </w:p>
        </w:tc>
        <w:tc>
          <w:tcPr>
            <w:tcW w:w="7515" w:type="dxa"/>
          </w:tcPr>
          <w:p w14:paraId="0000006F" w14:textId="77777777" w:rsidR="00F96074" w:rsidRPr="00FF505E" w:rsidRDefault="00F61275">
            <w:pPr>
              <w:rPr>
                <w:color w:val="000000"/>
                <w:lang w:val="en-GB"/>
              </w:rPr>
            </w:pPr>
            <w:r w:rsidRPr="00FF505E">
              <w:rPr>
                <w:color w:val="000000"/>
                <w:lang w:val="en-GB"/>
              </w:rPr>
              <w:t>Deliverable</w:t>
            </w:r>
          </w:p>
        </w:tc>
      </w:tr>
      <w:tr w:rsidR="00D46DA6" w:rsidRPr="00FF505E" w14:paraId="77CFC326" w14:textId="77777777">
        <w:tc>
          <w:tcPr>
            <w:tcW w:w="1481" w:type="dxa"/>
            <w:shd w:val="clear" w:color="auto" w:fill="3C886C"/>
          </w:tcPr>
          <w:p w14:paraId="661894F0" w14:textId="78EF89C6" w:rsidR="00D46DA6" w:rsidRPr="00FF505E" w:rsidRDefault="00E71157">
            <w:pPr>
              <w:rPr>
                <w:b/>
                <w:color w:val="FFFFFF"/>
                <w:lang w:val="en-GB"/>
              </w:rPr>
            </w:pPr>
            <w:r w:rsidRPr="00FF505E">
              <w:rPr>
                <w:b/>
                <w:color w:val="FFFFFF"/>
                <w:lang w:val="en-GB"/>
              </w:rPr>
              <w:t>DMP</w:t>
            </w:r>
          </w:p>
        </w:tc>
        <w:tc>
          <w:tcPr>
            <w:tcW w:w="7515" w:type="dxa"/>
          </w:tcPr>
          <w:p w14:paraId="5816A549" w14:textId="587F51B9" w:rsidR="00D46DA6" w:rsidRPr="00FF505E" w:rsidRDefault="00D46DA6">
            <w:pPr>
              <w:rPr>
                <w:color w:val="000000"/>
                <w:lang w:val="en-GB"/>
              </w:rPr>
            </w:pPr>
            <w:r w:rsidRPr="00FF505E">
              <w:rPr>
                <w:color w:val="000000"/>
                <w:lang w:val="en-GB"/>
              </w:rPr>
              <w:t xml:space="preserve">Data Management Plan </w:t>
            </w:r>
          </w:p>
        </w:tc>
      </w:tr>
      <w:tr w:rsidR="00E71157" w:rsidRPr="00FF505E" w14:paraId="331A6D43" w14:textId="77777777">
        <w:tc>
          <w:tcPr>
            <w:tcW w:w="1481" w:type="dxa"/>
            <w:shd w:val="clear" w:color="auto" w:fill="3C886C"/>
          </w:tcPr>
          <w:p w14:paraId="5F61BD23" w14:textId="4B92F9DF" w:rsidR="00E71157" w:rsidRPr="00FF505E" w:rsidRDefault="00E71157">
            <w:pPr>
              <w:rPr>
                <w:b/>
                <w:color w:val="FFFFFF"/>
                <w:lang w:val="en-GB"/>
              </w:rPr>
            </w:pPr>
            <w:r w:rsidRPr="00FF505E">
              <w:rPr>
                <w:b/>
                <w:color w:val="FFFFFF"/>
                <w:lang w:val="en-GB"/>
              </w:rPr>
              <w:t>DOI</w:t>
            </w:r>
          </w:p>
        </w:tc>
        <w:tc>
          <w:tcPr>
            <w:tcW w:w="7515" w:type="dxa"/>
          </w:tcPr>
          <w:p w14:paraId="43A1D94E" w14:textId="5BD2F860" w:rsidR="00E71157" w:rsidRPr="00FF505E" w:rsidRDefault="00E71157" w:rsidP="00E71157">
            <w:pPr>
              <w:tabs>
                <w:tab w:val="right" w:pos="12000"/>
              </w:tabs>
              <w:jc w:val="both"/>
              <w:rPr>
                <w:color w:val="000000"/>
                <w:lang w:val="en-GB"/>
              </w:rPr>
            </w:pPr>
            <w:r w:rsidRPr="00FF505E">
              <w:rPr>
                <w:color w:val="000000"/>
                <w:lang w:val="en-GB"/>
              </w:rPr>
              <w:t>Digital Object Identifier</w:t>
            </w:r>
          </w:p>
        </w:tc>
      </w:tr>
      <w:tr w:rsidR="00E71157" w:rsidRPr="00FF505E" w14:paraId="0B430CBE" w14:textId="77777777">
        <w:trPr>
          <w:trHeight w:val="635"/>
        </w:trPr>
        <w:tc>
          <w:tcPr>
            <w:tcW w:w="1481" w:type="dxa"/>
            <w:shd w:val="clear" w:color="auto" w:fill="3C886C"/>
          </w:tcPr>
          <w:p w14:paraId="5027DE62" w14:textId="021E1B2C" w:rsidR="00E71157" w:rsidRPr="00FF505E" w:rsidRDefault="00E71157">
            <w:pPr>
              <w:rPr>
                <w:b/>
                <w:color w:val="FFFFFF"/>
                <w:lang w:val="en-GB"/>
              </w:rPr>
            </w:pPr>
            <w:r w:rsidRPr="00FF505E">
              <w:rPr>
                <w:b/>
                <w:color w:val="FFFFFF"/>
                <w:lang w:val="en-GB"/>
              </w:rPr>
              <w:t>DPO</w:t>
            </w:r>
          </w:p>
        </w:tc>
        <w:tc>
          <w:tcPr>
            <w:tcW w:w="7515" w:type="dxa"/>
          </w:tcPr>
          <w:p w14:paraId="248B337D" w14:textId="58050D7F" w:rsidR="00E71157" w:rsidRPr="00FF505E" w:rsidRDefault="00E71157">
            <w:pPr>
              <w:rPr>
                <w:color w:val="000000"/>
                <w:lang w:val="en-GB"/>
              </w:rPr>
            </w:pPr>
            <w:r w:rsidRPr="00FF505E">
              <w:rPr>
                <w:color w:val="000000"/>
                <w:lang w:val="en-GB"/>
              </w:rPr>
              <w:t xml:space="preserve">Data Protection Officer </w:t>
            </w:r>
          </w:p>
        </w:tc>
      </w:tr>
      <w:tr w:rsidR="00D46DA6" w:rsidRPr="00FF505E" w14:paraId="790E5778" w14:textId="77777777">
        <w:trPr>
          <w:trHeight w:val="600"/>
        </w:trPr>
        <w:tc>
          <w:tcPr>
            <w:tcW w:w="1481" w:type="dxa"/>
            <w:shd w:val="clear" w:color="auto" w:fill="3C886C"/>
          </w:tcPr>
          <w:p w14:paraId="5F1F233C" w14:textId="675C3AAC" w:rsidR="00D46DA6" w:rsidRPr="00FF505E" w:rsidRDefault="00E71157">
            <w:pPr>
              <w:rPr>
                <w:b/>
                <w:color w:val="FFFFFF"/>
                <w:lang w:val="en-GB"/>
              </w:rPr>
            </w:pPr>
            <w:r w:rsidRPr="00FF505E">
              <w:rPr>
                <w:b/>
                <w:color w:val="FFFFFF"/>
                <w:lang w:val="en-GB"/>
              </w:rPr>
              <w:t>FAIR</w:t>
            </w:r>
          </w:p>
        </w:tc>
        <w:tc>
          <w:tcPr>
            <w:tcW w:w="7515" w:type="dxa"/>
          </w:tcPr>
          <w:p w14:paraId="48978D23" w14:textId="0FA22686" w:rsidR="00D46DA6" w:rsidRPr="00FF505E" w:rsidRDefault="00D46DA6">
            <w:pPr>
              <w:rPr>
                <w:color w:val="000000"/>
                <w:lang w:val="en-GB"/>
              </w:rPr>
            </w:pPr>
            <w:r w:rsidRPr="00FF505E">
              <w:rPr>
                <w:color w:val="000000"/>
                <w:lang w:val="en-GB"/>
              </w:rPr>
              <w:t>Findable, Accessible, Interoperable, and Reusable</w:t>
            </w:r>
          </w:p>
        </w:tc>
      </w:tr>
      <w:tr w:rsidR="00F96074" w:rsidRPr="00FF505E" w14:paraId="7E20BB93" w14:textId="77777777">
        <w:trPr>
          <w:trHeight w:val="518"/>
        </w:trPr>
        <w:tc>
          <w:tcPr>
            <w:tcW w:w="1481" w:type="dxa"/>
            <w:shd w:val="clear" w:color="auto" w:fill="3C886C"/>
          </w:tcPr>
          <w:p w14:paraId="0000007E" w14:textId="77777777" w:rsidR="00F96074" w:rsidRPr="00FF505E" w:rsidRDefault="00F61275">
            <w:pPr>
              <w:rPr>
                <w:b/>
                <w:color w:val="FFFFFF"/>
                <w:lang w:val="en-GB"/>
              </w:rPr>
            </w:pPr>
            <w:r w:rsidRPr="00FF505E">
              <w:rPr>
                <w:b/>
                <w:color w:val="FFFFFF"/>
                <w:lang w:val="en-GB"/>
              </w:rPr>
              <w:t>KU Leuven</w:t>
            </w:r>
          </w:p>
        </w:tc>
        <w:tc>
          <w:tcPr>
            <w:tcW w:w="7515" w:type="dxa"/>
          </w:tcPr>
          <w:p w14:paraId="0000007F" w14:textId="77777777" w:rsidR="00F96074" w:rsidRPr="00FF505E" w:rsidRDefault="00F61275">
            <w:pPr>
              <w:rPr>
                <w:color w:val="000000"/>
                <w:lang w:val="en-GB"/>
              </w:rPr>
            </w:pPr>
            <w:proofErr w:type="spellStart"/>
            <w:r w:rsidRPr="00FF505E">
              <w:rPr>
                <w:color w:val="000000"/>
                <w:lang w:val="en-GB"/>
              </w:rPr>
              <w:t>Katholieke</w:t>
            </w:r>
            <w:proofErr w:type="spellEnd"/>
            <w:r w:rsidRPr="00FF505E">
              <w:rPr>
                <w:color w:val="000000"/>
                <w:lang w:val="en-GB"/>
              </w:rPr>
              <w:t xml:space="preserve"> Universiteit Leuven</w:t>
            </w:r>
          </w:p>
        </w:tc>
      </w:tr>
      <w:tr w:rsidR="00F96074" w:rsidRPr="00FF505E" w14:paraId="48C8F51B" w14:textId="77777777">
        <w:trPr>
          <w:trHeight w:val="552"/>
        </w:trPr>
        <w:tc>
          <w:tcPr>
            <w:tcW w:w="1481" w:type="dxa"/>
            <w:shd w:val="clear" w:color="auto" w:fill="3C886C"/>
          </w:tcPr>
          <w:p w14:paraId="00000080" w14:textId="77777777" w:rsidR="00F96074" w:rsidRPr="00FF505E" w:rsidRDefault="00F61275">
            <w:pPr>
              <w:rPr>
                <w:b/>
                <w:color w:val="FFFFFF"/>
                <w:lang w:val="en-GB"/>
              </w:rPr>
            </w:pPr>
            <w:r w:rsidRPr="00FF505E">
              <w:rPr>
                <w:b/>
                <w:color w:val="FFFFFF"/>
                <w:lang w:val="en-GB"/>
              </w:rPr>
              <w:t>LCA</w:t>
            </w:r>
          </w:p>
        </w:tc>
        <w:tc>
          <w:tcPr>
            <w:tcW w:w="7515" w:type="dxa"/>
          </w:tcPr>
          <w:p w14:paraId="00000081" w14:textId="77777777" w:rsidR="00F96074" w:rsidRPr="00FF505E" w:rsidRDefault="00F61275">
            <w:pPr>
              <w:rPr>
                <w:color w:val="000000"/>
                <w:lang w:val="en-GB"/>
              </w:rPr>
            </w:pPr>
            <w:r w:rsidRPr="00FF505E">
              <w:rPr>
                <w:color w:val="000000"/>
                <w:lang w:val="en-GB"/>
              </w:rPr>
              <w:t>Life Cycle Assessment</w:t>
            </w:r>
          </w:p>
        </w:tc>
      </w:tr>
      <w:tr w:rsidR="00E71157" w:rsidRPr="00FF505E" w14:paraId="2F80027E" w14:textId="77777777">
        <w:trPr>
          <w:trHeight w:val="552"/>
        </w:trPr>
        <w:tc>
          <w:tcPr>
            <w:tcW w:w="1481" w:type="dxa"/>
            <w:shd w:val="clear" w:color="auto" w:fill="3C886C"/>
          </w:tcPr>
          <w:p w14:paraId="68206019" w14:textId="732F2DCA" w:rsidR="00E71157" w:rsidRPr="00FF505E" w:rsidRDefault="00E71157">
            <w:pPr>
              <w:rPr>
                <w:b/>
                <w:color w:val="FFFFFF"/>
                <w:lang w:val="en-GB"/>
              </w:rPr>
            </w:pPr>
            <w:r w:rsidRPr="00FF505E">
              <w:rPr>
                <w:b/>
                <w:color w:val="FFFFFF"/>
                <w:lang w:val="en-GB"/>
              </w:rPr>
              <w:t>OAI-PMH</w:t>
            </w:r>
          </w:p>
        </w:tc>
        <w:tc>
          <w:tcPr>
            <w:tcW w:w="7515" w:type="dxa"/>
          </w:tcPr>
          <w:p w14:paraId="3D137BC5" w14:textId="000F9AF2" w:rsidR="00E71157" w:rsidRPr="00FF505E" w:rsidRDefault="00E71157">
            <w:pPr>
              <w:rPr>
                <w:color w:val="000000"/>
                <w:lang w:val="en-GB"/>
              </w:rPr>
            </w:pPr>
            <w:r w:rsidRPr="00FF505E">
              <w:rPr>
                <w:color w:val="000000"/>
                <w:lang w:val="en-GB"/>
              </w:rPr>
              <w:t>Open Archives Initiative Protocol for Metadata Harvesting</w:t>
            </w:r>
          </w:p>
        </w:tc>
      </w:tr>
      <w:tr w:rsidR="00E71157" w:rsidRPr="00FF505E" w14:paraId="55F10168" w14:textId="77777777">
        <w:trPr>
          <w:trHeight w:val="552"/>
        </w:trPr>
        <w:tc>
          <w:tcPr>
            <w:tcW w:w="1481" w:type="dxa"/>
            <w:shd w:val="clear" w:color="auto" w:fill="3C886C"/>
          </w:tcPr>
          <w:p w14:paraId="1D762B5B" w14:textId="310AC3C8" w:rsidR="00E71157" w:rsidRPr="00FF505E" w:rsidRDefault="00E71157">
            <w:pPr>
              <w:rPr>
                <w:b/>
                <w:color w:val="FFFFFF"/>
                <w:lang w:val="en-GB"/>
              </w:rPr>
            </w:pPr>
            <w:r w:rsidRPr="00FF505E">
              <w:rPr>
                <w:b/>
                <w:color w:val="FFFFFF"/>
                <w:lang w:val="en-GB"/>
              </w:rPr>
              <w:t>PID</w:t>
            </w:r>
          </w:p>
        </w:tc>
        <w:tc>
          <w:tcPr>
            <w:tcW w:w="7515" w:type="dxa"/>
          </w:tcPr>
          <w:p w14:paraId="596A1694" w14:textId="6CE4D7CE" w:rsidR="00E71157" w:rsidRPr="00FF505E" w:rsidRDefault="003001C0">
            <w:pPr>
              <w:rPr>
                <w:color w:val="000000"/>
                <w:lang w:val="en-GB"/>
              </w:rPr>
            </w:pPr>
            <w:ins w:id="8" w:author="Karen Allacker" w:date="2025-02-10T09:50:00Z">
              <w:r>
                <w:rPr>
                  <w:color w:val="000000"/>
                  <w:lang w:val="en-GB"/>
                </w:rPr>
                <w:t>P</w:t>
              </w:r>
            </w:ins>
            <w:del w:id="9" w:author="Karen Allacker" w:date="2025-02-10T09:50:00Z">
              <w:r w:rsidR="00E71157" w:rsidRPr="00FF505E" w:rsidDel="003001C0">
                <w:rPr>
                  <w:color w:val="000000"/>
                  <w:lang w:val="en-GB"/>
                </w:rPr>
                <w:delText>A p</w:delText>
              </w:r>
            </w:del>
            <w:r w:rsidR="00E71157" w:rsidRPr="00FF505E">
              <w:rPr>
                <w:color w:val="000000"/>
                <w:lang w:val="en-GB"/>
              </w:rPr>
              <w:t xml:space="preserve">ersistent </w:t>
            </w:r>
            <w:proofErr w:type="spellStart"/>
            <w:ins w:id="10" w:author="Karen Allacker" w:date="2025-02-10T09:50:00Z">
              <w:r>
                <w:rPr>
                  <w:color w:val="000000"/>
                  <w:lang w:val="en-GB"/>
                </w:rPr>
                <w:t>ID</w:t>
              </w:r>
            </w:ins>
            <w:del w:id="11" w:author="Karen Allacker" w:date="2025-02-10T09:50:00Z">
              <w:r w:rsidR="00E71157" w:rsidRPr="00FF505E" w:rsidDel="003001C0">
                <w:rPr>
                  <w:color w:val="000000"/>
                  <w:lang w:val="en-GB"/>
                </w:rPr>
                <w:delText>id</w:delText>
              </w:r>
            </w:del>
            <w:r w:rsidR="00E71157" w:rsidRPr="00FF505E">
              <w:rPr>
                <w:color w:val="000000"/>
                <w:lang w:val="en-GB"/>
              </w:rPr>
              <w:t>entifier</w:t>
            </w:r>
            <w:proofErr w:type="spellEnd"/>
            <w:r w:rsidR="00E71157" w:rsidRPr="00FF505E">
              <w:rPr>
                <w:color w:val="000000"/>
                <w:lang w:val="en-GB"/>
              </w:rPr>
              <w:t xml:space="preserve"> </w:t>
            </w:r>
          </w:p>
        </w:tc>
      </w:tr>
      <w:tr w:rsidR="00E71157" w:rsidRPr="00FF505E" w14:paraId="7386B987" w14:textId="77777777">
        <w:trPr>
          <w:trHeight w:val="429"/>
        </w:trPr>
        <w:tc>
          <w:tcPr>
            <w:tcW w:w="1481" w:type="dxa"/>
            <w:shd w:val="clear" w:color="auto" w:fill="3C886C"/>
          </w:tcPr>
          <w:p w14:paraId="52396873" w14:textId="6534AE81" w:rsidR="00E71157" w:rsidRPr="00FF505E" w:rsidRDefault="00E71157">
            <w:pPr>
              <w:rPr>
                <w:b/>
                <w:color w:val="FFFFFF"/>
                <w:lang w:val="en-GB"/>
              </w:rPr>
            </w:pPr>
            <w:r w:rsidRPr="00FF505E">
              <w:rPr>
                <w:b/>
                <w:color w:val="FFFFFF"/>
                <w:lang w:val="en-GB"/>
              </w:rPr>
              <w:t>ROR</w:t>
            </w:r>
          </w:p>
        </w:tc>
        <w:tc>
          <w:tcPr>
            <w:tcW w:w="7515" w:type="dxa"/>
          </w:tcPr>
          <w:p w14:paraId="7F68D37F" w14:textId="350F5323" w:rsidR="00E71157" w:rsidRPr="00FF505E" w:rsidRDefault="00E71157">
            <w:pPr>
              <w:rPr>
                <w:color w:val="000000"/>
                <w:lang w:val="en-GB"/>
              </w:rPr>
            </w:pPr>
            <w:r w:rsidRPr="00FF505E">
              <w:rPr>
                <w:color w:val="000000"/>
                <w:lang w:val="en-GB"/>
              </w:rPr>
              <w:t>Research Organization Registry</w:t>
            </w:r>
          </w:p>
        </w:tc>
      </w:tr>
      <w:tr w:rsidR="00F96074" w:rsidRPr="00FF505E" w14:paraId="40D635A1" w14:textId="77777777">
        <w:trPr>
          <w:trHeight w:val="429"/>
        </w:trPr>
        <w:tc>
          <w:tcPr>
            <w:tcW w:w="1481" w:type="dxa"/>
            <w:shd w:val="clear" w:color="auto" w:fill="3C886C"/>
          </w:tcPr>
          <w:p w14:paraId="00000084" w14:textId="77777777" w:rsidR="00F96074" w:rsidRPr="00FF505E" w:rsidRDefault="00F61275">
            <w:pPr>
              <w:rPr>
                <w:b/>
                <w:color w:val="FFFFFF"/>
                <w:lang w:val="en-GB"/>
              </w:rPr>
            </w:pPr>
            <w:r w:rsidRPr="00FF505E">
              <w:rPr>
                <w:b/>
                <w:color w:val="FFFFFF"/>
                <w:lang w:val="en-GB"/>
              </w:rPr>
              <w:t>WLC</w:t>
            </w:r>
          </w:p>
        </w:tc>
        <w:tc>
          <w:tcPr>
            <w:tcW w:w="7515" w:type="dxa"/>
          </w:tcPr>
          <w:p w14:paraId="00000085" w14:textId="77777777" w:rsidR="00F96074" w:rsidRPr="00FF505E" w:rsidRDefault="00F61275">
            <w:pPr>
              <w:rPr>
                <w:color w:val="000000"/>
                <w:lang w:val="en-GB"/>
              </w:rPr>
            </w:pPr>
            <w:r w:rsidRPr="00FF505E">
              <w:rPr>
                <w:color w:val="000000"/>
                <w:lang w:val="en-GB"/>
              </w:rPr>
              <w:t>Whole Life Carbon</w:t>
            </w:r>
          </w:p>
        </w:tc>
      </w:tr>
      <w:tr w:rsidR="00F96074" w:rsidRPr="00FF505E" w14:paraId="74D44A76" w14:textId="77777777">
        <w:trPr>
          <w:trHeight w:val="505"/>
        </w:trPr>
        <w:tc>
          <w:tcPr>
            <w:tcW w:w="1481" w:type="dxa"/>
            <w:shd w:val="clear" w:color="auto" w:fill="3C886C"/>
          </w:tcPr>
          <w:p w14:paraId="00000086" w14:textId="77777777" w:rsidR="00F96074" w:rsidRPr="00FF505E" w:rsidRDefault="00F61275">
            <w:pPr>
              <w:rPr>
                <w:b/>
                <w:color w:val="FFFFFF"/>
                <w:lang w:val="en-GB"/>
              </w:rPr>
            </w:pPr>
            <w:r w:rsidRPr="00FF505E">
              <w:rPr>
                <w:b/>
                <w:color w:val="FFFFFF"/>
                <w:lang w:val="en-GB"/>
              </w:rPr>
              <w:t>WP</w:t>
            </w:r>
          </w:p>
        </w:tc>
        <w:tc>
          <w:tcPr>
            <w:tcW w:w="7515" w:type="dxa"/>
          </w:tcPr>
          <w:p w14:paraId="00000087" w14:textId="77777777" w:rsidR="00F96074" w:rsidRPr="00FF505E" w:rsidRDefault="00F61275">
            <w:pPr>
              <w:rPr>
                <w:color w:val="000000"/>
                <w:lang w:val="en-GB"/>
              </w:rPr>
            </w:pPr>
            <w:r w:rsidRPr="00FF505E">
              <w:rPr>
                <w:color w:val="000000"/>
                <w:lang w:val="en-GB"/>
              </w:rPr>
              <w:t xml:space="preserve">Work Package </w:t>
            </w:r>
          </w:p>
        </w:tc>
      </w:tr>
      <w:tr w:rsidR="00F96074" w:rsidRPr="00FF505E" w14:paraId="2B7FB3BE" w14:textId="77777777">
        <w:trPr>
          <w:trHeight w:val="459"/>
        </w:trPr>
        <w:tc>
          <w:tcPr>
            <w:tcW w:w="1481" w:type="dxa"/>
            <w:shd w:val="clear" w:color="auto" w:fill="3C886C"/>
          </w:tcPr>
          <w:p w14:paraId="0000008A" w14:textId="77777777" w:rsidR="00F96074" w:rsidRPr="00FF505E" w:rsidRDefault="00F61275">
            <w:pPr>
              <w:rPr>
                <w:b/>
                <w:color w:val="FFFFFF"/>
                <w:lang w:val="en-GB"/>
              </w:rPr>
            </w:pPr>
            <w:proofErr w:type="spellStart"/>
            <w:r w:rsidRPr="00FF505E">
              <w:rPr>
                <w:b/>
                <w:color w:val="FFFFFF"/>
                <w:lang w:val="en-GB"/>
              </w:rPr>
              <w:t>WorldGBC</w:t>
            </w:r>
            <w:proofErr w:type="spellEnd"/>
          </w:p>
        </w:tc>
        <w:tc>
          <w:tcPr>
            <w:tcW w:w="7515" w:type="dxa"/>
          </w:tcPr>
          <w:p w14:paraId="0000008B" w14:textId="77777777" w:rsidR="00F96074" w:rsidRPr="00FF505E" w:rsidRDefault="00F61275">
            <w:pPr>
              <w:rPr>
                <w:color w:val="000000"/>
                <w:lang w:val="en-GB"/>
              </w:rPr>
            </w:pPr>
            <w:r w:rsidRPr="00FF505E">
              <w:rPr>
                <w:color w:val="000000"/>
                <w:lang w:val="en-GB"/>
              </w:rPr>
              <w:t>World Green Building Council</w:t>
            </w:r>
          </w:p>
        </w:tc>
      </w:tr>
    </w:tbl>
    <w:p w14:paraId="0000008E" w14:textId="77777777" w:rsidR="00F96074" w:rsidRPr="00FF505E" w:rsidRDefault="00F96074">
      <w:pPr>
        <w:widowControl w:val="0"/>
        <w:pBdr>
          <w:top w:val="nil"/>
          <w:left w:val="nil"/>
          <w:bottom w:val="nil"/>
          <w:right w:val="nil"/>
          <w:between w:val="nil"/>
        </w:pBdr>
        <w:spacing w:before="0" w:after="0" w:line="276" w:lineRule="auto"/>
        <w:rPr>
          <w:rFonts w:ascii="Montserrat SemiBold" w:eastAsia="Montserrat SemiBold" w:hAnsi="Montserrat SemiBold" w:cs="Montserrat SemiBold"/>
          <w:b/>
          <w:color w:val="132B45"/>
          <w:sz w:val="36"/>
          <w:szCs w:val="36"/>
          <w:lang w:val="en-GB"/>
        </w:rPr>
      </w:pPr>
    </w:p>
    <w:sdt>
      <w:sdtPr>
        <w:rPr>
          <w:lang w:val="en-GB"/>
        </w:rPr>
        <w:id w:val="-1048068040"/>
        <w:docPartObj>
          <w:docPartGallery w:val="Table of Contents"/>
          <w:docPartUnique/>
        </w:docPartObj>
      </w:sdtPr>
      <w:sdtEndPr>
        <w:rPr>
          <w:b/>
          <w:bCs/>
          <w:noProof/>
        </w:rPr>
      </w:sdtEndPr>
      <w:sdtContent>
        <w:p w14:paraId="456221EF" w14:textId="77777777" w:rsidR="00C10A36" w:rsidRPr="00FF505E" w:rsidRDefault="00C10A36" w:rsidP="00A65A88">
          <w:pPr>
            <w:widowControl w:val="0"/>
            <w:pBdr>
              <w:top w:val="nil"/>
              <w:left w:val="nil"/>
              <w:bottom w:val="nil"/>
              <w:right w:val="nil"/>
              <w:between w:val="nil"/>
            </w:pBdr>
            <w:spacing w:before="0" w:after="0" w:line="276" w:lineRule="auto"/>
            <w:rPr>
              <w:lang w:val="en-GB"/>
            </w:rPr>
          </w:pPr>
          <w:r w:rsidRPr="00FF505E">
            <w:rPr>
              <w:lang w:val="en-GB"/>
            </w:rPr>
            <w:br w:type="page"/>
          </w:r>
        </w:p>
        <w:p w14:paraId="6FEA2960" w14:textId="587CC36D" w:rsidR="00A65A88" w:rsidRPr="00FF505E" w:rsidRDefault="00A65A88" w:rsidP="00A65A88">
          <w:pPr>
            <w:widowControl w:val="0"/>
            <w:pBdr>
              <w:top w:val="nil"/>
              <w:left w:val="nil"/>
              <w:bottom w:val="nil"/>
              <w:right w:val="nil"/>
              <w:between w:val="nil"/>
            </w:pBdr>
            <w:spacing w:before="0" w:after="0" w:line="276" w:lineRule="auto"/>
            <w:rPr>
              <w:rFonts w:ascii="Montserrat SemiBold" w:eastAsia="Montserrat SemiBold" w:hAnsi="Montserrat SemiBold" w:cs="Montserrat SemiBold"/>
              <w:b/>
              <w:color w:val="132B45"/>
              <w:sz w:val="36"/>
              <w:szCs w:val="36"/>
              <w:lang w:val="en-GB"/>
            </w:rPr>
          </w:pPr>
          <w:r w:rsidRPr="00FF505E">
            <w:rPr>
              <w:rFonts w:ascii="Montserrat SemiBold" w:eastAsia="Montserrat SemiBold" w:hAnsi="Montserrat SemiBold" w:cs="Montserrat SemiBold"/>
              <w:b/>
              <w:color w:val="132B45"/>
              <w:sz w:val="36"/>
              <w:szCs w:val="36"/>
              <w:lang w:val="en-GB"/>
            </w:rPr>
            <w:lastRenderedPageBreak/>
            <w:t xml:space="preserve">Contents </w:t>
          </w:r>
        </w:p>
        <w:p w14:paraId="3F1430AE" w14:textId="2E6CE6A8" w:rsidR="00C10A36" w:rsidRPr="00FF505E" w:rsidRDefault="00A65A88">
          <w:pPr>
            <w:pStyle w:val="TOC1"/>
            <w:tabs>
              <w:tab w:val="right" w:leader="dot" w:pos="9016"/>
            </w:tabs>
            <w:rPr>
              <w:rFonts w:asciiTheme="minorHAnsi" w:eastAsiaTheme="minorEastAsia" w:hAnsiTheme="minorHAnsi" w:cstheme="minorBidi"/>
              <w:noProof/>
              <w:kern w:val="2"/>
              <w:sz w:val="24"/>
              <w:szCs w:val="24"/>
              <w:lang w:val="en-GB"/>
              <w14:ligatures w14:val="standardContextual"/>
            </w:rPr>
          </w:pPr>
          <w:r w:rsidRPr="00FF505E">
            <w:rPr>
              <w:lang w:val="en-GB"/>
            </w:rPr>
            <w:fldChar w:fldCharType="begin"/>
          </w:r>
          <w:r w:rsidRPr="00FF505E">
            <w:rPr>
              <w:lang w:val="en-GB"/>
            </w:rPr>
            <w:instrText xml:space="preserve"> TOC \o "1-3" \h \z \u </w:instrText>
          </w:r>
          <w:r w:rsidRPr="00FF505E">
            <w:rPr>
              <w:lang w:val="en-GB"/>
            </w:rPr>
            <w:fldChar w:fldCharType="separate"/>
          </w:r>
          <w:hyperlink w:anchor="_Toc189577776" w:history="1">
            <w:r w:rsidR="00C10A36" w:rsidRPr="00FF505E">
              <w:rPr>
                <w:rStyle w:val="Hyperlink"/>
                <w:rFonts w:eastAsia="Montserrat SemiBold"/>
                <w:noProof/>
                <w:lang w:val="en-GB"/>
              </w:rPr>
              <w:t>Executive Summary</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_Toc189577776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4</w:t>
            </w:r>
            <w:r w:rsidR="00C10A36" w:rsidRPr="00FF505E">
              <w:rPr>
                <w:noProof/>
                <w:webHidden/>
                <w:lang w:val="en-GB"/>
              </w:rPr>
              <w:fldChar w:fldCharType="end"/>
            </w:r>
          </w:hyperlink>
        </w:p>
        <w:p w14:paraId="049C4BF9" w14:textId="0019BCDF" w:rsidR="00C10A36" w:rsidRPr="00FF505E" w:rsidRDefault="00000000">
          <w:pPr>
            <w:pStyle w:val="TOC1"/>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77" w:history="1">
            <w:r w:rsidR="00C10A36" w:rsidRPr="00FF505E">
              <w:rPr>
                <w:rStyle w:val="Hyperlink"/>
                <w:rFonts w:eastAsia="Montserrat SemiBold"/>
                <w:noProof/>
                <w:lang w:val="en-GB"/>
              </w:rPr>
              <w:t>Acronyms</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_Toc189577777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5</w:t>
            </w:r>
            <w:r w:rsidR="00C10A36" w:rsidRPr="00FF505E">
              <w:rPr>
                <w:noProof/>
                <w:webHidden/>
                <w:lang w:val="en-GB"/>
              </w:rPr>
              <w:fldChar w:fldCharType="end"/>
            </w:r>
          </w:hyperlink>
        </w:p>
        <w:p w14:paraId="7B1B3657" w14:textId="731E7C37"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78" w:history="1">
            <w:r w:rsidR="00C10A36" w:rsidRPr="00FF505E">
              <w:rPr>
                <w:rStyle w:val="Hyperlink"/>
                <w:noProof/>
                <w:lang w:val="en-GB"/>
              </w:rPr>
              <w:t>1.</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Introduction</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_Toc189577778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7</w:t>
            </w:r>
            <w:r w:rsidR="00C10A36" w:rsidRPr="00FF505E">
              <w:rPr>
                <w:noProof/>
                <w:webHidden/>
                <w:lang w:val="en-GB"/>
              </w:rPr>
              <w:fldChar w:fldCharType="end"/>
            </w:r>
          </w:hyperlink>
        </w:p>
        <w:p w14:paraId="5E00B239" w14:textId="68FF2882"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79" w:history="1">
            <w:r w:rsidR="00C10A36" w:rsidRPr="00FF505E">
              <w:rPr>
                <w:rStyle w:val="Hyperlink"/>
                <w:noProof/>
                <w:lang w:val="en-GB"/>
              </w:rPr>
              <w:t>2.</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Project background</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_Toc189577779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7</w:t>
            </w:r>
            <w:r w:rsidR="00C10A36" w:rsidRPr="00FF505E">
              <w:rPr>
                <w:noProof/>
                <w:webHidden/>
                <w:lang w:val="en-GB"/>
              </w:rPr>
              <w:fldChar w:fldCharType="end"/>
            </w:r>
          </w:hyperlink>
        </w:p>
        <w:p w14:paraId="5BC2100B" w14:textId="6A888FD2"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0" w:history="1">
            <w:r w:rsidR="00C10A36" w:rsidRPr="00FF505E">
              <w:rPr>
                <w:rStyle w:val="Hyperlink"/>
                <w:noProof/>
                <w:lang w:val="en-GB"/>
              </w:rPr>
              <w:t>3.</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Data summary</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_Toc189577780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8</w:t>
            </w:r>
            <w:r w:rsidR="00C10A36" w:rsidRPr="00FF505E">
              <w:rPr>
                <w:noProof/>
                <w:webHidden/>
                <w:lang w:val="en-GB"/>
              </w:rPr>
              <w:fldChar w:fldCharType="end"/>
            </w:r>
          </w:hyperlink>
        </w:p>
        <w:p w14:paraId="3EEE5FF2" w14:textId="7FFFDCDD"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1" w:history="1">
            <w:r w:rsidR="00C10A36" w:rsidRPr="00FF505E">
              <w:rPr>
                <w:rStyle w:val="Hyperlink"/>
                <w:noProof/>
                <w:lang w:val="en-GB"/>
              </w:rPr>
              <w:t>3.1</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Purpose of Data Generation or Re-Use</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_Toc189577781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8</w:t>
            </w:r>
            <w:r w:rsidR="00C10A36" w:rsidRPr="00FF505E">
              <w:rPr>
                <w:noProof/>
                <w:webHidden/>
                <w:lang w:val="en-GB"/>
              </w:rPr>
              <w:fldChar w:fldCharType="end"/>
            </w:r>
          </w:hyperlink>
        </w:p>
        <w:p w14:paraId="59E39A9C" w14:textId="668F6948"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2" w:history="1">
            <w:r w:rsidR="00C10A36" w:rsidRPr="00FF505E">
              <w:rPr>
                <w:rStyle w:val="Hyperlink"/>
                <w:noProof/>
                <w:lang w:val="en-GB"/>
              </w:rPr>
              <w:t>3.2</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Types and Formats of 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_Toc189577782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9</w:t>
            </w:r>
            <w:r w:rsidR="00C10A36" w:rsidRPr="00FF505E">
              <w:rPr>
                <w:noProof/>
                <w:webHidden/>
                <w:lang w:val="en-GB"/>
              </w:rPr>
              <w:fldChar w:fldCharType="end"/>
            </w:r>
          </w:hyperlink>
        </w:p>
        <w:p w14:paraId="0BAF2865" w14:textId="1C20FF64"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3" w:history="1">
            <w:r w:rsidR="00C10A36" w:rsidRPr="00FF505E">
              <w:rPr>
                <w:rStyle w:val="Hyperlink"/>
                <w:noProof/>
                <w:lang w:val="en-GB"/>
              </w:rPr>
              <w:t>3.3</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Re-use of Existing 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_Toc189577783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10</w:t>
            </w:r>
            <w:r w:rsidR="00C10A36" w:rsidRPr="00FF505E">
              <w:rPr>
                <w:noProof/>
                <w:webHidden/>
                <w:lang w:val="en-GB"/>
              </w:rPr>
              <w:fldChar w:fldCharType="end"/>
            </w:r>
          </w:hyperlink>
        </w:p>
        <w:p w14:paraId="59AD5660" w14:textId="6BDB45FB"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4" w:history="1">
            <w:r w:rsidR="00C10A36" w:rsidRPr="00FF505E">
              <w:rPr>
                <w:rStyle w:val="Hyperlink"/>
                <w:noProof/>
                <w:lang w:val="en-GB"/>
              </w:rPr>
              <w:t>3.4</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Origin of the 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_Toc189577784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10</w:t>
            </w:r>
            <w:r w:rsidR="00C10A36" w:rsidRPr="00FF505E">
              <w:rPr>
                <w:noProof/>
                <w:webHidden/>
                <w:lang w:val="en-GB"/>
              </w:rPr>
              <w:fldChar w:fldCharType="end"/>
            </w:r>
          </w:hyperlink>
        </w:p>
        <w:p w14:paraId="69D776BE" w14:textId="2B38DF39"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5" w:history="1">
            <w:r w:rsidR="00C10A36" w:rsidRPr="00FF505E">
              <w:rPr>
                <w:rStyle w:val="Hyperlink"/>
                <w:noProof/>
                <w:lang w:val="en-GB"/>
              </w:rPr>
              <w:t>3.5</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Data Utility</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_Toc189577785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10</w:t>
            </w:r>
            <w:r w:rsidR="00C10A36" w:rsidRPr="00FF505E">
              <w:rPr>
                <w:noProof/>
                <w:webHidden/>
                <w:lang w:val="en-GB"/>
              </w:rPr>
              <w:fldChar w:fldCharType="end"/>
            </w:r>
          </w:hyperlink>
        </w:p>
        <w:p w14:paraId="09F33703" w14:textId="29AB4F80"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6" w:history="1">
            <w:r w:rsidR="00C10A36" w:rsidRPr="00FF505E">
              <w:rPr>
                <w:rStyle w:val="Hyperlink"/>
                <w:noProof/>
                <w:lang w:val="en-GB"/>
              </w:rPr>
              <w:t>4.</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FAIR 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_Toc189577786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11</w:t>
            </w:r>
            <w:r w:rsidR="00C10A36" w:rsidRPr="00FF505E">
              <w:rPr>
                <w:noProof/>
                <w:webHidden/>
                <w:lang w:val="en-GB"/>
              </w:rPr>
              <w:fldChar w:fldCharType="end"/>
            </w:r>
          </w:hyperlink>
        </w:p>
        <w:p w14:paraId="5292155A" w14:textId="1AED62B9"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7" w:history="1">
            <w:r w:rsidR="00C10A36" w:rsidRPr="00FF505E">
              <w:rPr>
                <w:rStyle w:val="Hyperlink"/>
                <w:noProof/>
                <w:lang w:val="en-GB"/>
              </w:rPr>
              <w:t>4.1</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Making Data</w:t>
            </w:r>
            <w:r w:rsidR="00C10A36" w:rsidRPr="00FF505E">
              <w:rPr>
                <w:rStyle w:val="Hyperlink"/>
                <w:rFonts w:eastAsia="Poppins"/>
                <w:noProof/>
                <w:lang w:val="en-GB"/>
              </w:rPr>
              <w:t xml:space="preserve"> Findable, </w:t>
            </w:r>
            <w:r w:rsidR="00C10A36" w:rsidRPr="00FF505E">
              <w:rPr>
                <w:rStyle w:val="Hyperlink"/>
                <w:noProof/>
                <w:lang w:val="en-GB"/>
              </w:rPr>
              <w:t>Including</w:t>
            </w:r>
            <w:r w:rsidR="00C10A36" w:rsidRPr="00FF505E">
              <w:rPr>
                <w:rStyle w:val="Hyperlink"/>
                <w:rFonts w:eastAsia="Poppins"/>
                <w:noProof/>
                <w:lang w:val="en-GB"/>
              </w:rPr>
              <w:t xml:space="preserve"> P</w:t>
            </w:r>
            <w:r w:rsidR="00C10A36" w:rsidRPr="00FF505E">
              <w:rPr>
                <w:rStyle w:val="Hyperlink"/>
                <w:noProof/>
                <w:lang w:val="en-GB"/>
              </w:rPr>
              <w:t>rovisions for Metadata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_Toc189577787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11</w:t>
            </w:r>
            <w:r w:rsidR="00C10A36" w:rsidRPr="00FF505E">
              <w:rPr>
                <w:noProof/>
                <w:webHidden/>
                <w:lang w:val="en-GB"/>
              </w:rPr>
              <w:fldChar w:fldCharType="end"/>
            </w:r>
          </w:hyperlink>
        </w:p>
        <w:p w14:paraId="4949FE6D" w14:textId="587ECBFA"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8" w:history="1">
            <w:r w:rsidR="00C10A36" w:rsidRPr="00FF505E">
              <w:rPr>
                <w:rStyle w:val="Hyperlink"/>
                <w:noProof/>
                <w:lang w:val="en-GB"/>
              </w:rPr>
              <w:t>4.1.1</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Persistent Identifier</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_Toc189577788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11</w:t>
            </w:r>
            <w:r w:rsidR="00C10A36" w:rsidRPr="00FF505E">
              <w:rPr>
                <w:noProof/>
                <w:webHidden/>
                <w:lang w:val="en-GB"/>
              </w:rPr>
              <w:fldChar w:fldCharType="end"/>
            </w:r>
          </w:hyperlink>
        </w:p>
        <w:p w14:paraId="36B2888B" w14:textId="6A40F42E"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89" w:history="1">
            <w:r w:rsidR="00C10A36" w:rsidRPr="00FF505E">
              <w:rPr>
                <w:rStyle w:val="Hyperlink"/>
                <w:noProof/>
                <w:lang w:val="en-GB"/>
              </w:rPr>
              <w:t>4.1.2</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Metadata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_Toc189577789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12</w:t>
            </w:r>
            <w:r w:rsidR="00C10A36" w:rsidRPr="00FF505E">
              <w:rPr>
                <w:noProof/>
                <w:webHidden/>
                <w:lang w:val="en-GB"/>
              </w:rPr>
              <w:fldChar w:fldCharType="end"/>
            </w:r>
          </w:hyperlink>
        </w:p>
        <w:p w14:paraId="7A2D1A61" w14:textId="0BEECFE2"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0" w:history="1">
            <w:r w:rsidR="00C10A36" w:rsidRPr="00FF505E">
              <w:rPr>
                <w:rStyle w:val="Hyperlink"/>
                <w:noProof/>
                <w:lang w:val="en-GB"/>
              </w:rPr>
              <w:t>4.1.3</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Search Keywords</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_Toc189577790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13</w:t>
            </w:r>
            <w:r w:rsidR="00C10A36" w:rsidRPr="00FF505E">
              <w:rPr>
                <w:noProof/>
                <w:webHidden/>
                <w:lang w:val="en-GB"/>
              </w:rPr>
              <w:fldChar w:fldCharType="end"/>
            </w:r>
          </w:hyperlink>
        </w:p>
        <w:p w14:paraId="2F59EBEF" w14:textId="532DFA84"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1" w:history="1">
            <w:r w:rsidR="00C10A36" w:rsidRPr="00FF505E">
              <w:rPr>
                <w:rStyle w:val="Hyperlink"/>
                <w:noProof/>
                <w:lang w:val="en-GB"/>
              </w:rPr>
              <w:t>4.1.4</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Harvesting and Indexing Metadata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_Toc189577791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13</w:t>
            </w:r>
            <w:r w:rsidR="00C10A36" w:rsidRPr="00FF505E">
              <w:rPr>
                <w:noProof/>
                <w:webHidden/>
                <w:lang w:val="en-GB"/>
              </w:rPr>
              <w:fldChar w:fldCharType="end"/>
            </w:r>
          </w:hyperlink>
        </w:p>
        <w:p w14:paraId="27BCEA7F" w14:textId="76735067"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2" w:history="1">
            <w:r w:rsidR="00C10A36" w:rsidRPr="00FF505E">
              <w:rPr>
                <w:rStyle w:val="Hyperlink"/>
                <w:rFonts w:eastAsia="Poppins"/>
                <w:noProof/>
                <w:lang w:val="en-GB"/>
              </w:rPr>
              <w:t>4.2</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 xml:space="preserve">Making </w:t>
            </w:r>
            <w:r w:rsidR="00C10A36" w:rsidRPr="00FF505E">
              <w:rPr>
                <w:rStyle w:val="Hyperlink"/>
                <w:rFonts w:eastAsia="Poppins"/>
                <w:noProof/>
                <w:lang w:val="en-GB"/>
              </w:rPr>
              <w:t>Data Openly Accessible</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_Toc189577792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13</w:t>
            </w:r>
            <w:r w:rsidR="00C10A36" w:rsidRPr="00FF505E">
              <w:rPr>
                <w:noProof/>
                <w:webHidden/>
                <w:lang w:val="en-GB"/>
              </w:rPr>
              <w:fldChar w:fldCharType="end"/>
            </w:r>
          </w:hyperlink>
        </w:p>
        <w:p w14:paraId="157CC63B" w14:textId="52E9013E"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3" w:history="1">
            <w:r w:rsidR="00C10A36" w:rsidRPr="00FF505E">
              <w:rPr>
                <w:rStyle w:val="Hyperlink"/>
                <w:noProof/>
                <w:lang w:val="en-GB"/>
              </w:rPr>
              <w:t>4.2.1</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Repository</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_Toc189577793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13</w:t>
            </w:r>
            <w:r w:rsidR="00C10A36" w:rsidRPr="00FF505E">
              <w:rPr>
                <w:noProof/>
                <w:webHidden/>
                <w:lang w:val="en-GB"/>
              </w:rPr>
              <w:fldChar w:fldCharType="end"/>
            </w:r>
          </w:hyperlink>
        </w:p>
        <w:p w14:paraId="6ECD92D5" w14:textId="57F0C651" w:rsidR="00C10A36" w:rsidRPr="00FF505E" w:rsidRDefault="00000000">
          <w:pPr>
            <w:pStyle w:val="TOC2"/>
            <w:tabs>
              <w:tab w:val="left" w:pos="120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4" w:history="1">
            <w:r w:rsidR="00C10A36" w:rsidRPr="00FF505E">
              <w:rPr>
                <w:rStyle w:val="Hyperlink"/>
                <w:noProof/>
                <w:lang w:val="en-GB"/>
              </w:rPr>
              <w:t>4.2.2</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_Toc189577794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13</w:t>
            </w:r>
            <w:r w:rsidR="00C10A36" w:rsidRPr="00FF505E">
              <w:rPr>
                <w:noProof/>
                <w:webHidden/>
                <w:lang w:val="en-GB"/>
              </w:rPr>
              <w:fldChar w:fldCharType="end"/>
            </w:r>
          </w:hyperlink>
        </w:p>
        <w:p w14:paraId="5F86E791" w14:textId="0EED7378" w:rsidR="00C10A36" w:rsidRPr="00FF505E" w:rsidRDefault="00000000">
          <w:pPr>
            <w:pStyle w:val="TOC2"/>
            <w:tabs>
              <w:tab w:val="left" w:pos="120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5" w:history="1">
            <w:r w:rsidR="00C10A36" w:rsidRPr="00FF505E">
              <w:rPr>
                <w:rStyle w:val="Hyperlink"/>
                <w:noProof/>
                <w:lang w:val="en-GB"/>
              </w:rPr>
              <w:t>4.2.3</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Metadata</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_Toc189577795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13</w:t>
            </w:r>
            <w:r w:rsidR="00C10A36" w:rsidRPr="00FF505E">
              <w:rPr>
                <w:noProof/>
                <w:webHidden/>
                <w:lang w:val="en-GB"/>
              </w:rPr>
              <w:fldChar w:fldCharType="end"/>
            </w:r>
          </w:hyperlink>
        </w:p>
        <w:p w14:paraId="556E9EFC" w14:textId="152218FA"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6" w:history="1">
            <w:r w:rsidR="00C10A36" w:rsidRPr="00FF505E">
              <w:rPr>
                <w:rStyle w:val="Hyperlink"/>
                <w:rFonts w:eastAsia="Poppins"/>
                <w:noProof/>
                <w:lang w:val="en-GB"/>
              </w:rPr>
              <w:t>4.3</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 xml:space="preserve">Making </w:t>
            </w:r>
            <w:r w:rsidR="00C10A36" w:rsidRPr="00FF505E">
              <w:rPr>
                <w:rStyle w:val="Hyperlink"/>
                <w:rFonts w:eastAsia="Poppins"/>
                <w:noProof/>
                <w:lang w:val="en-GB"/>
              </w:rPr>
              <w:t>Data I</w:t>
            </w:r>
            <w:r w:rsidR="00C10A36" w:rsidRPr="00FF505E">
              <w:rPr>
                <w:rStyle w:val="Hyperlink"/>
                <w:noProof/>
                <w:lang w:val="en-GB"/>
              </w:rPr>
              <w:t>nteroperable</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_Toc189577796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14</w:t>
            </w:r>
            <w:r w:rsidR="00C10A36" w:rsidRPr="00FF505E">
              <w:rPr>
                <w:noProof/>
                <w:webHidden/>
                <w:lang w:val="en-GB"/>
              </w:rPr>
              <w:fldChar w:fldCharType="end"/>
            </w:r>
          </w:hyperlink>
        </w:p>
        <w:p w14:paraId="0FD60650" w14:textId="1C00C75B"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7" w:history="1">
            <w:r w:rsidR="00C10A36" w:rsidRPr="00FF505E">
              <w:rPr>
                <w:rStyle w:val="Hyperlink"/>
                <w:rFonts w:eastAsia="Poppins"/>
                <w:noProof/>
                <w:lang w:val="en-GB"/>
              </w:rPr>
              <w:t>4.4</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 xml:space="preserve">Increase </w:t>
            </w:r>
            <w:r w:rsidR="00C10A36" w:rsidRPr="00FF505E">
              <w:rPr>
                <w:rStyle w:val="Hyperlink"/>
                <w:rFonts w:eastAsia="Poppins"/>
                <w:noProof/>
                <w:lang w:val="en-GB"/>
              </w:rPr>
              <w:t>Data Re-Use</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_Toc189577797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14</w:t>
            </w:r>
            <w:r w:rsidR="00C10A36" w:rsidRPr="00FF505E">
              <w:rPr>
                <w:noProof/>
                <w:webHidden/>
                <w:lang w:val="en-GB"/>
              </w:rPr>
              <w:fldChar w:fldCharType="end"/>
            </w:r>
          </w:hyperlink>
        </w:p>
        <w:p w14:paraId="20BCD998" w14:textId="2C010D63"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8" w:history="1">
            <w:r w:rsidR="00C10A36" w:rsidRPr="00FF505E">
              <w:rPr>
                <w:rStyle w:val="Hyperlink"/>
                <w:noProof/>
                <w:lang w:val="en-GB"/>
              </w:rPr>
              <w:t>5.</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Allocation of resources</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_Toc189577798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14</w:t>
            </w:r>
            <w:r w:rsidR="00C10A36" w:rsidRPr="00FF505E">
              <w:rPr>
                <w:noProof/>
                <w:webHidden/>
                <w:lang w:val="en-GB"/>
              </w:rPr>
              <w:fldChar w:fldCharType="end"/>
            </w:r>
          </w:hyperlink>
        </w:p>
        <w:p w14:paraId="07F46E58" w14:textId="457CE23E"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799" w:history="1">
            <w:r w:rsidR="00C10A36" w:rsidRPr="00FF505E">
              <w:rPr>
                <w:rStyle w:val="Hyperlink"/>
                <w:noProof/>
                <w:lang w:val="en-GB"/>
              </w:rPr>
              <w:t>6.</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Data security</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_Toc189577799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16</w:t>
            </w:r>
            <w:r w:rsidR="00C10A36" w:rsidRPr="00FF505E">
              <w:rPr>
                <w:noProof/>
                <w:webHidden/>
                <w:lang w:val="en-GB"/>
              </w:rPr>
              <w:fldChar w:fldCharType="end"/>
            </w:r>
          </w:hyperlink>
        </w:p>
        <w:p w14:paraId="4739DC71" w14:textId="2764FC0C"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0" w:history="1">
            <w:r w:rsidR="00C10A36" w:rsidRPr="00FF505E">
              <w:rPr>
                <w:rStyle w:val="Hyperlink"/>
                <w:noProof/>
                <w:lang w:val="en-GB"/>
              </w:rPr>
              <w:t>6.1</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Data usage by Consortium Members</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_Toc189577800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16</w:t>
            </w:r>
            <w:r w:rsidR="00C10A36" w:rsidRPr="00FF505E">
              <w:rPr>
                <w:noProof/>
                <w:webHidden/>
                <w:lang w:val="en-GB"/>
              </w:rPr>
              <w:fldChar w:fldCharType="end"/>
            </w:r>
          </w:hyperlink>
        </w:p>
        <w:p w14:paraId="11CAB6EA" w14:textId="59D954A5" w:rsidR="00C10A36" w:rsidRPr="00FF505E" w:rsidRDefault="00000000">
          <w:pPr>
            <w:pStyle w:val="TOC2"/>
            <w:tabs>
              <w:tab w:val="left" w:pos="96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1" w:history="1">
            <w:r w:rsidR="00C10A36" w:rsidRPr="00FF505E">
              <w:rPr>
                <w:rStyle w:val="Hyperlink"/>
                <w:noProof/>
                <w:lang w:val="en-GB"/>
              </w:rPr>
              <w:t>6.2</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Long term Preservation and Curation</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_Toc189577801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16</w:t>
            </w:r>
            <w:r w:rsidR="00C10A36" w:rsidRPr="00FF505E">
              <w:rPr>
                <w:noProof/>
                <w:webHidden/>
                <w:lang w:val="en-GB"/>
              </w:rPr>
              <w:fldChar w:fldCharType="end"/>
            </w:r>
          </w:hyperlink>
        </w:p>
        <w:p w14:paraId="28D7FD03" w14:textId="2221E58A"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2" w:history="1">
            <w:r w:rsidR="00C10A36" w:rsidRPr="00FF505E">
              <w:rPr>
                <w:rStyle w:val="Hyperlink"/>
                <w:noProof/>
                <w:lang w:val="en-GB"/>
              </w:rPr>
              <w:t>7.</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Ethical aspects</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_Toc189577802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17</w:t>
            </w:r>
            <w:r w:rsidR="00C10A36" w:rsidRPr="00FF505E">
              <w:rPr>
                <w:noProof/>
                <w:webHidden/>
                <w:lang w:val="en-GB"/>
              </w:rPr>
              <w:fldChar w:fldCharType="end"/>
            </w:r>
          </w:hyperlink>
        </w:p>
        <w:p w14:paraId="011212F1" w14:textId="21B650B4" w:rsidR="00C10A36" w:rsidRPr="00FF505E" w:rsidRDefault="00000000">
          <w:pPr>
            <w:pStyle w:val="TOC1"/>
            <w:tabs>
              <w:tab w:val="left" w:pos="480"/>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3" w:history="1">
            <w:r w:rsidR="00C10A36" w:rsidRPr="00FF505E">
              <w:rPr>
                <w:rStyle w:val="Hyperlink"/>
                <w:noProof/>
                <w:lang w:val="en-GB"/>
              </w:rPr>
              <w:t>8.</w:t>
            </w:r>
            <w:r w:rsidR="00C10A36" w:rsidRPr="00FF505E">
              <w:rPr>
                <w:rFonts w:asciiTheme="minorHAnsi" w:eastAsiaTheme="minorEastAsia" w:hAnsiTheme="minorHAnsi" w:cstheme="minorBidi"/>
                <w:noProof/>
                <w:kern w:val="2"/>
                <w:sz w:val="24"/>
                <w:szCs w:val="24"/>
                <w:lang w:val="en-GB"/>
                <w14:ligatures w14:val="standardContextual"/>
              </w:rPr>
              <w:tab/>
            </w:r>
            <w:r w:rsidR="00C10A36" w:rsidRPr="00FF505E">
              <w:rPr>
                <w:rStyle w:val="Hyperlink"/>
                <w:noProof/>
                <w:lang w:val="en-GB"/>
              </w:rPr>
              <w:t>Risk Management</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_Toc189577803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17</w:t>
            </w:r>
            <w:r w:rsidR="00C10A36" w:rsidRPr="00FF505E">
              <w:rPr>
                <w:noProof/>
                <w:webHidden/>
                <w:lang w:val="en-GB"/>
              </w:rPr>
              <w:fldChar w:fldCharType="end"/>
            </w:r>
          </w:hyperlink>
        </w:p>
        <w:p w14:paraId="2D6D5988" w14:textId="7DBED0DD" w:rsidR="00C10A36" w:rsidRPr="00FF505E" w:rsidRDefault="00000000">
          <w:pPr>
            <w:pStyle w:val="TOC1"/>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4" w:history="1">
            <w:r w:rsidR="00C10A36" w:rsidRPr="00FF505E">
              <w:rPr>
                <w:rStyle w:val="Hyperlink"/>
                <w:noProof/>
                <w:lang w:val="en-GB"/>
              </w:rPr>
              <w:t>Appendix 1: List of Key Metadata Information</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_Toc189577804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20</w:t>
            </w:r>
            <w:r w:rsidR="00C10A36" w:rsidRPr="00FF505E">
              <w:rPr>
                <w:noProof/>
                <w:webHidden/>
                <w:lang w:val="en-GB"/>
              </w:rPr>
              <w:fldChar w:fldCharType="end"/>
            </w:r>
          </w:hyperlink>
        </w:p>
        <w:p w14:paraId="57106FCD" w14:textId="6F55DB30" w:rsidR="00C10A36" w:rsidRPr="00FF505E" w:rsidRDefault="00000000">
          <w:pPr>
            <w:pStyle w:val="TOC1"/>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5" w:history="1">
            <w:r w:rsidR="00C10A36" w:rsidRPr="00FF505E">
              <w:rPr>
                <w:rStyle w:val="Hyperlink"/>
                <w:noProof/>
                <w:lang w:val="en-GB"/>
              </w:rPr>
              <w:t>Appendix 2: Consent Forms</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_Toc189577805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22</w:t>
            </w:r>
            <w:r w:rsidR="00C10A36" w:rsidRPr="00FF505E">
              <w:rPr>
                <w:noProof/>
                <w:webHidden/>
                <w:lang w:val="en-GB"/>
              </w:rPr>
              <w:fldChar w:fldCharType="end"/>
            </w:r>
          </w:hyperlink>
        </w:p>
        <w:p w14:paraId="2C9DF60F" w14:textId="779FF70A" w:rsidR="00C10A36" w:rsidRPr="00FF505E" w:rsidRDefault="00000000">
          <w:pPr>
            <w:pStyle w:val="TOC2"/>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6" w:history="1">
            <w:r w:rsidR="00C10A36" w:rsidRPr="00FF505E">
              <w:rPr>
                <w:rStyle w:val="Hyperlink"/>
                <w:noProof/>
                <w:lang w:val="en-GB"/>
              </w:rPr>
              <w:t>Consent Form for the Participation in Study</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_Toc189577806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22</w:t>
            </w:r>
            <w:r w:rsidR="00C10A36" w:rsidRPr="00FF505E">
              <w:rPr>
                <w:noProof/>
                <w:webHidden/>
                <w:lang w:val="en-GB"/>
              </w:rPr>
              <w:fldChar w:fldCharType="end"/>
            </w:r>
          </w:hyperlink>
        </w:p>
        <w:p w14:paraId="42F572DE" w14:textId="1E58CB62" w:rsidR="00C10A36" w:rsidRPr="00FF505E" w:rsidRDefault="00000000">
          <w:pPr>
            <w:pStyle w:val="TOC2"/>
            <w:tabs>
              <w:tab w:val="right" w:leader="dot" w:pos="9016"/>
            </w:tabs>
            <w:rPr>
              <w:rFonts w:asciiTheme="minorHAnsi" w:eastAsiaTheme="minorEastAsia" w:hAnsiTheme="minorHAnsi" w:cstheme="minorBidi"/>
              <w:noProof/>
              <w:kern w:val="2"/>
              <w:sz w:val="24"/>
              <w:szCs w:val="24"/>
              <w:lang w:val="en-GB"/>
              <w14:ligatures w14:val="standardContextual"/>
            </w:rPr>
          </w:pPr>
          <w:hyperlink w:anchor="_Toc189577807" w:history="1">
            <w:r w:rsidR="00C10A36" w:rsidRPr="00FF505E">
              <w:rPr>
                <w:rStyle w:val="Hyperlink"/>
                <w:noProof/>
                <w:lang w:val="en-GB"/>
              </w:rPr>
              <w:t>Consent Form for Online Registration to the Events</w:t>
            </w:r>
            <w:r w:rsidR="00C10A36" w:rsidRPr="00FF505E">
              <w:rPr>
                <w:noProof/>
                <w:webHidden/>
                <w:lang w:val="en-GB"/>
              </w:rPr>
              <w:tab/>
            </w:r>
            <w:r w:rsidR="00C10A36" w:rsidRPr="00FF505E">
              <w:rPr>
                <w:noProof/>
                <w:webHidden/>
                <w:lang w:val="en-GB"/>
              </w:rPr>
              <w:fldChar w:fldCharType="begin"/>
            </w:r>
            <w:r w:rsidR="00C10A36" w:rsidRPr="00FF505E">
              <w:rPr>
                <w:noProof/>
                <w:webHidden/>
                <w:lang w:val="en-GB"/>
              </w:rPr>
              <w:instrText xml:space="preserve"> PAGEREF _Toc189577807 \h </w:instrText>
            </w:r>
            <w:r w:rsidR="00C10A36" w:rsidRPr="00FF505E">
              <w:rPr>
                <w:noProof/>
                <w:webHidden/>
                <w:lang w:val="en-GB"/>
              </w:rPr>
            </w:r>
            <w:r w:rsidR="00C10A36" w:rsidRPr="00FF505E">
              <w:rPr>
                <w:noProof/>
                <w:webHidden/>
                <w:lang w:val="en-GB"/>
              </w:rPr>
              <w:fldChar w:fldCharType="separate"/>
            </w:r>
            <w:r w:rsidR="00C10A36" w:rsidRPr="00FF505E">
              <w:rPr>
                <w:noProof/>
                <w:webHidden/>
                <w:lang w:val="en-GB"/>
              </w:rPr>
              <w:t>24</w:t>
            </w:r>
            <w:r w:rsidR="00C10A36" w:rsidRPr="00FF505E">
              <w:rPr>
                <w:noProof/>
                <w:webHidden/>
                <w:lang w:val="en-GB"/>
              </w:rPr>
              <w:fldChar w:fldCharType="end"/>
            </w:r>
          </w:hyperlink>
        </w:p>
        <w:p w14:paraId="054235A6" w14:textId="5D448B2F" w:rsidR="00A65A88" w:rsidRPr="00FF505E" w:rsidRDefault="00A65A88">
          <w:pPr>
            <w:rPr>
              <w:lang w:val="en-GB"/>
            </w:rPr>
          </w:pPr>
          <w:r w:rsidRPr="00FF505E">
            <w:rPr>
              <w:b/>
              <w:bCs/>
              <w:noProof/>
              <w:lang w:val="en-GB"/>
            </w:rPr>
            <w:fldChar w:fldCharType="end"/>
          </w:r>
        </w:p>
      </w:sdtContent>
    </w:sdt>
    <w:p w14:paraId="4716B71A" w14:textId="77777777" w:rsidR="00C10A36" w:rsidRPr="00FF505E" w:rsidRDefault="00C10A36" w:rsidP="00C10A36">
      <w:pPr>
        <w:pStyle w:val="Heading1"/>
        <w:numPr>
          <w:ilvl w:val="0"/>
          <w:numId w:val="0"/>
        </w:numPr>
        <w:ind w:left="720" w:hanging="720"/>
        <w:rPr>
          <w:lang w:val="en-GB"/>
        </w:rPr>
      </w:pPr>
      <w:r w:rsidRPr="00FF505E">
        <w:rPr>
          <w:lang w:val="en-GB"/>
        </w:rPr>
        <w:lastRenderedPageBreak/>
        <w:t>List of Tables</w:t>
      </w:r>
    </w:p>
    <w:p w14:paraId="51FFFE32" w14:textId="4ABC77A4" w:rsidR="00C65368" w:rsidRDefault="00C10A36">
      <w:pPr>
        <w:pStyle w:val="TableofFigures"/>
        <w:tabs>
          <w:tab w:val="right" w:leader="dot" w:pos="9016"/>
        </w:tabs>
        <w:rPr>
          <w:rFonts w:asciiTheme="minorHAnsi" w:eastAsiaTheme="minorEastAsia" w:hAnsiTheme="minorHAnsi" w:cstheme="minorBidi"/>
          <w:noProof/>
          <w:kern w:val="2"/>
          <w:sz w:val="24"/>
          <w:szCs w:val="24"/>
          <w14:ligatures w14:val="standardContextual"/>
        </w:rPr>
      </w:pPr>
      <w:r w:rsidRPr="00FF505E">
        <w:rPr>
          <w:lang w:val="en-GB"/>
        </w:rPr>
        <w:fldChar w:fldCharType="begin"/>
      </w:r>
      <w:r w:rsidRPr="00FF505E">
        <w:rPr>
          <w:lang w:val="en-GB"/>
        </w:rPr>
        <w:instrText xml:space="preserve"> TOC \h \z \c "Table" </w:instrText>
      </w:r>
      <w:r w:rsidRPr="00FF505E">
        <w:rPr>
          <w:lang w:val="en-GB"/>
        </w:rPr>
        <w:fldChar w:fldCharType="separate"/>
      </w:r>
      <w:hyperlink w:anchor="_Toc190174638" w:history="1">
        <w:r w:rsidR="00C65368" w:rsidRPr="00576EF5">
          <w:rPr>
            <w:rStyle w:val="Hyperlink"/>
            <w:noProof/>
            <w:lang w:val="en-GB"/>
          </w:rPr>
          <w:t>Table 1: Project datasets</w:t>
        </w:r>
        <w:r w:rsidR="00C65368">
          <w:rPr>
            <w:noProof/>
            <w:webHidden/>
          </w:rPr>
          <w:tab/>
        </w:r>
        <w:r w:rsidR="00C65368">
          <w:rPr>
            <w:noProof/>
            <w:webHidden/>
          </w:rPr>
          <w:fldChar w:fldCharType="begin"/>
        </w:r>
        <w:r w:rsidR="00C65368">
          <w:rPr>
            <w:noProof/>
            <w:webHidden/>
          </w:rPr>
          <w:instrText xml:space="preserve"> PAGEREF _Toc190174638 \h </w:instrText>
        </w:r>
        <w:r w:rsidR="00C65368">
          <w:rPr>
            <w:noProof/>
            <w:webHidden/>
          </w:rPr>
        </w:r>
        <w:r w:rsidR="00C65368">
          <w:rPr>
            <w:noProof/>
            <w:webHidden/>
          </w:rPr>
          <w:fldChar w:fldCharType="separate"/>
        </w:r>
        <w:r w:rsidR="00C65368">
          <w:rPr>
            <w:noProof/>
            <w:webHidden/>
          </w:rPr>
          <w:t>9</w:t>
        </w:r>
        <w:r w:rsidR="00C65368">
          <w:rPr>
            <w:noProof/>
            <w:webHidden/>
          </w:rPr>
          <w:fldChar w:fldCharType="end"/>
        </w:r>
      </w:hyperlink>
    </w:p>
    <w:p w14:paraId="64C794EF" w14:textId="2D840ED1"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39" w:history="1">
        <w:r w:rsidR="00C65368" w:rsidRPr="00576EF5">
          <w:rPr>
            <w:rStyle w:val="Hyperlink"/>
            <w:noProof/>
            <w:lang w:val="en-GB"/>
          </w:rPr>
          <w:t>Table 2: Overview of dataset generation or re-use</w:t>
        </w:r>
        <w:r w:rsidR="00C65368">
          <w:rPr>
            <w:noProof/>
            <w:webHidden/>
          </w:rPr>
          <w:tab/>
        </w:r>
        <w:r w:rsidR="00C65368">
          <w:rPr>
            <w:noProof/>
            <w:webHidden/>
          </w:rPr>
          <w:fldChar w:fldCharType="begin"/>
        </w:r>
        <w:r w:rsidR="00C65368">
          <w:rPr>
            <w:noProof/>
            <w:webHidden/>
          </w:rPr>
          <w:instrText xml:space="preserve"> PAGEREF _Toc190174639 \h </w:instrText>
        </w:r>
        <w:r w:rsidR="00C65368">
          <w:rPr>
            <w:noProof/>
            <w:webHidden/>
          </w:rPr>
        </w:r>
        <w:r w:rsidR="00C65368">
          <w:rPr>
            <w:noProof/>
            <w:webHidden/>
          </w:rPr>
          <w:fldChar w:fldCharType="separate"/>
        </w:r>
        <w:r w:rsidR="00C65368">
          <w:rPr>
            <w:noProof/>
            <w:webHidden/>
          </w:rPr>
          <w:t>10</w:t>
        </w:r>
        <w:r w:rsidR="00C65368">
          <w:rPr>
            <w:noProof/>
            <w:webHidden/>
          </w:rPr>
          <w:fldChar w:fldCharType="end"/>
        </w:r>
      </w:hyperlink>
    </w:p>
    <w:p w14:paraId="57A98DAF" w14:textId="71779952"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40" w:history="1">
        <w:r w:rsidR="00C65368" w:rsidRPr="00576EF5">
          <w:rPr>
            <w:rStyle w:val="Hyperlink"/>
            <w:noProof/>
            <w:lang w:val="en-GB"/>
          </w:rPr>
          <w:t>Table 3: Types and Formats of Data</w:t>
        </w:r>
        <w:r w:rsidR="00C65368">
          <w:rPr>
            <w:noProof/>
            <w:webHidden/>
          </w:rPr>
          <w:tab/>
        </w:r>
        <w:r w:rsidR="00C65368">
          <w:rPr>
            <w:noProof/>
            <w:webHidden/>
          </w:rPr>
          <w:fldChar w:fldCharType="begin"/>
        </w:r>
        <w:r w:rsidR="00C65368">
          <w:rPr>
            <w:noProof/>
            <w:webHidden/>
          </w:rPr>
          <w:instrText xml:space="preserve"> PAGEREF _Toc190174640 \h </w:instrText>
        </w:r>
        <w:r w:rsidR="00C65368">
          <w:rPr>
            <w:noProof/>
            <w:webHidden/>
          </w:rPr>
        </w:r>
        <w:r w:rsidR="00C65368">
          <w:rPr>
            <w:noProof/>
            <w:webHidden/>
          </w:rPr>
          <w:fldChar w:fldCharType="separate"/>
        </w:r>
        <w:r w:rsidR="00C65368">
          <w:rPr>
            <w:noProof/>
            <w:webHidden/>
          </w:rPr>
          <w:t>11</w:t>
        </w:r>
        <w:r w:rsidR="00C65368">
          <w:rPr>
            <w:noProof/>
            <w:webHidden/>
          </w:rPr>
          <w:fldChar w:fldCharType="end"/>
        </w:r>
      </w:hyperlink>
    </w:p>
    <w:p w14:paraId="1EAD4BE4" w14:textId="6A595F0F"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41" w:history="1">
        <w:r w:rsidR="00C65368" w:rsidRPr="00576EF5">
          <w:rPr>
            <w:rStyle w:val="Hyperlink"/>
            <w:noProof/>
            <w:lang w:val="en-GB"/>
          </w:rPr>
          <w:t>Table 4: Re-Use of existing data</w:t>
        </w:r>
        <w:r w:rsidR="00C65368">
          <w:rPr>
            <w:noProof/>
            <w:webHidden/>
          </w:rPr>
          <w:tab/>
        </w:r>
        <w:r w:rsidR="00C65368">
          <w:rPr>
            <w:noProof/>
            <w:webHidden/>
          </w:rPr>
          <w:fldChar w:fldCharType="begin"/>
        </w:r>
        <w:r w:rsidR="00C65368">
          <w:rPr>
            <w:noProof/>
            <w:webHidden/>
          </w:rPr>
          <w:instrText xml:space="preserve"> PAGEREF _Toc190174641 \h </w:instrText>
        </w:r>
        <w:r w:rsidR="00C65368">
          <w:rPr>
            <w:noProof/>
            <w:webHidden/>
          </w:rPr>
        </w:r>
        <w:r w:rsidR="00C65368">
          <w:rPr>
            <w:noProof/>
            <w:webHidden/>
          </w:rPr>
          <w:fldChar w:fldCharType="separate"/>
        </w:r>
        <w:r w:rsidR="00C65368">
          <w:rPr>
            <w:noProof/>
            <w:webHidden/>
          </w:rPr>
          <w:t>11</w:t>
        </w:r>
        <w:r w:rsidR="00C65368">
          <w:rPr>
            <w:noProof/>
            <w:webHidden/>
          </w:rPr>
          <w:fldChar w:fldCharType="end"/>
        </w:r>
      </w:hyperlink>
    </w:p>
    <w:p w14:paraId="79453115" w14:textId="2BAF31C3"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42" w:history="1">
        <w:r w:rsidR="00C65368" w:rsidRPr="00576EF5">
          <w:rPr>
            <w:rStyle w:val="Hyperlink"/>
            <w:noProof/>
            <w:lang w:val="en-GB"/>
          </w:rPr>
          <w:t>Table 5: Origin of the  Data</w:t>
        </w:r>
        <w:r w:rsidR="00C65368">
          <w:rPr>
            <w:noProof/>
            <w:webHidden/>
          </w:rPr>
          <w:tab/>
        </w:r>
        <w:r w:rsidR="00C65368">
          <w:rPr>
            <w:noProof/>
            <w:webHidden/>
          </w:rPr>
          <w:fldChar w:fldCharType="begin"/>
        </w:r>
        <w:r w:rsidR="00C65368">
          <w:rPr>
            <w:noProof/>
            <w:webHidden/>
          </w:rPr>
          <w:instrText xml:space="preserve"> PAGEREF _Toc190174642 \h </w:instrText>
        </w:r>
        <w:r w:rsidR="00C65368">
          <w:rPr>
            <w:noProof/>
            <w:webHidden/>
          </w:rPr>
        </w:r>
        <w:r w:rsidR="00C65368">
          <w:rPr>
            <w:noProof/>
            <w:webHidden/>
          </w:rPr>
          <w:fldChar w:fldCharType="separate"/>
        </w:r>
        <w:r w:rsidR="00C65368">
          <w:rPr>
            <w:noProof/>
            <w:webHidden/>
          </w:rPr>
          <w:t>11</w:t>
        </w:r>
        <w:r w:rsidR="00C65368">
          <w:rPr>
            <w:noProof/>
            <w:webHidden/>
          </w:rPr>
          <w:fldChar w:fldCharType="end"/>
        </w:r>
      </w:hyperlink>
    </w:p>
    <w:p w14:paraId="6E78E8DD" w14:textId="1FB4BBAB"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43" w:history="1">
        <w:r w:rsidR="00C65368" w:rsidRPr="00576EF5">
          <w:rPr>
            <w:rStyle w:val="Hyperlink"/>
            <w:noProof/>
            <w:lang w:val="en-GB"/>
          </w:rPr>
          <w:t>Table 6: Data Utility</w:t>
        </w:r>
        <w:r w:rsidR="00C65368">
          <w:rPr>
            <w:noProof/>
            <w:webHidden/>
          </w:rPr>
          <w:tab/>
        </w:r>
        <w:r w:rsidR="00C65368">
          <w:rPr>
            <w:noProof/>
            <w:webHidden/>
          </w:rPr>
          <w:fldChar w:fldCharType="begin"/>
        </w:r>
        <w:r w:rsidR="00C65368">
          <w:rPr>
            <w:noProof/>
            <w:webHidden/>
          </w:rPr>
          <w:instrText xml:space="preserve"> PAGEREF _Toc190174643 \h </w:instrText>
        </w:r>
        <w:r w:rsidR="00C65368">
          <w:rPr>
            <w:noProof/>
            <w:webHidden/>
          </w:rPr>
        </w:r>
        <w:r w:rsidR="00C65368">
          <w:rPr>
            <w:noProof/>
            <w:webHidden/>
          </w:rPr>
          <w:fldChar w:fldCharType="separate"/>
        </w:r>
        <w:r w:rsidR="00C65368">
          <w:rPr>
            <w:noProof/>
            <w:webHidden/>
          </w:rPr>
          <w:t>12</w:t>
        </w:r>
        <w:r w:rsidR="00C65368">
          <w:rPr>
            <w:noProof/>
            <w:webHidden/>
          </w:rPr>
          <w:fldChar w:fldCharType="end"/>
        </w:r>
      </w:hyperlink>
    </w:p>
    <w:p w14:paraId="2F8A5867" w14:textId="39DC5423"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44" w:history="1">
        <w:r w:rsidR="00C65368" w:rsidRPr="00576EF5">
          <w:rPr>
            <w:rStyle w:val="Hyperlink"/>
            <w:noProof/>
            <w:lang w:val="en-GB"/>
          </w:rPr>
          <w:t>Table 7: Naming Conventions of Datasets</w:t>
        </w:r>
        <w:r w:rsidR="00C65368">
          <w:rPr>
            <w:noProof/>
            <w:webHidden/>
          </w:rPr>
          <w:tab/>
        </w:r>
        <w:r w:rsidR="00C65368">
          <w:rPr>
            <w:noProof/>
            <w:webHidden/>
          </w:rPr>
          <w:fldChar w:fldCharType="begin"/>
        </w:r>
        <w:r w:rsidR="00C65368">
          <w:rPr>
            <w:noProof/>
            <w:webHidden/>
          </w:rPr>
          <w:instrText xml:space="preserve"> PAGEREF _Toc190174644 \h </w:instrText>
        </w:r>
        <w:r w:rsidR="00C65368">
          <w:rPr>
            <w:noProof/>
            <w:webHidden/>
          </w:rPr>
        </w:r>
        <w:r w:rsidR="00C65368">
          <w:rPr>
            <w:noProof/>
            <w:webHidden/>
          </w:rPr>
          <w:fldChar w:fldCharType="separate"/>
        </w:r>
        <w:r w:rsidR="00C65368">
          <w:rPr>
            <w:noProof/>
            <w:webHidden/>
          </w:rPr>
          <w:t>13</w:t>
        </w:r>
        <w:r w:rsidR="00C65368">
          <w:rPr>
            <w:noProof/>
            <w:webHidden/>
          </w:rPr>
          <w:fldChar w:fldCharType="end"/>
        </w:r>
      </w:hyperlink>
    </w:p>
    <w:p w14:paraId="696E3378" w14:textId="0DB8F964"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45" w:history="1">
        <w:r w:rsidR="00C65368" w:rsidRPr="00576EF5">
          <w:rPr>
            <w:rStyle w:val="Hyperlink"/>
            <w:noProof/>
            <w:lang w:val="en-GB"/>
          </w:rPr>
          <w:t>Table 8: Description of allocation of resources</w:t>
        </w:r>
        <w:r w:rsidR="00C65368">
          <w:rPr>
            <w:noProof/>
            <w:webHidden/>
          </w:rPr>
          <w:tab/>
        </w:r>
        <w:r w:rsidR="00C65368">
          <w:rPr>
            <w:noProof/>
            <w:webHidden/>
          </w:rPr>
          <w:fldChar w:fldCharType="begin"/>
        </w:r>
        <w:r w:rsidR="00C65368">
          <w:rPr>
            <w:noProof/>
            <w:webHidden/>
          </w:rPr>
          <w:instrText xml:space="preserve"> PAGEREF _Toc190174645 \h </w:instrText>
        </w:r>
        <w:r w:rsidR="00C65368">
          <w:rPr>
            <w:noProof/>
            <w:webHidden/>
          </w:rPr>
        </w:r>
        <w:r w:rsidR="00C65368">
          <w:rPr>
            <w:noProof/>
            <w:webHidden/>
          </w:rPr>
          <w:fldChar w:fldCharType="separate"/>
        </w:r>
        <w:r w:rsidR="00C65368">
          <w:rPr>
            <w:noProof/>
            <w:webHidden/>
          </w:rPr>
          <w:t>16</w:t>
        </w:r>
        <w:r w:rsidR="00C65368">
          <w:rPr>
            <w:noProof/>
            <w:webHidden/>
          </w:rPr>
          <w:fldChar w:fldCharType="end"/>
        </w:r>
      </w:hyperlink>
    </w:p>
    <w:p w14:paraId="43B96A72" w14:textId="0326FAA7" w:rsidR="00C65368" w:rsidRDefault="00000000">
      <w:pPr>
        <w:pStyle w:val="TableofFigures"/>
        <w:tabs>
          <w:tab w:val="right" w:leader="dot" w:pos="9016"/>
        </w:tabs>
        <w:rPr>
          <w:rFonts w:asciiTheme="minorHAnsi" w:eastAsiaTheme="minorEastAsia" w:hAnsiTheme="minorHAnsi" w:cstheme="minorBidi"/>
          <w:noProof/>
          <w:kern w:val="2"/>
          <w:sz w:val="24"/>
          <w:szCs w:val="24"/>
          <w14:ligatures w14:val="standardContextual"/>
        </w:rPr>
      </w:pPr>
      <w:hyperlink w:anchor="_Toc190174646" w:history="1">
        <w:r w:rsidR="00C65368" w:rsidRPr="00576EF5">
          <w:rPr>
            <w:rStyle w:val="Hyperlink"/>
            <w:noProof/>
            <w:lang w:val="en-GB"/>
          </w:rPr>
          <w:t>Table 9: Naming Conventions of Datasets</w:t>
        </w:r>
        <w:r w:rsidR="00C65368">
          <w:rPr>
            <w:noProof/>
            <w:webHidden/>
          </w:rPr>
          <w:tab/>
        </w:r>
        <w:r w:rsidR="00C65368">
          <w:rPr>
            <w:noProof/>
            <w:webHidden/>
          </w:rPr>
          <w:fldChar w:fldCharType="begin"/>
        </w:r>
        <w:r w:rsidR="00C65368">
          <w:rPr>
            <w:noProof/>
            <w:webHidden/>
          </w:rPr>
          <w:instrText xml:space="preserve"> PAGEREF _Toc190174646 \h </w:instrText>
        </w:r>
        <w:r w:rsidR="00C65368">
          <w:rPr>
            <w:noProof/>
            <w:webHidden/>
          </w:rPr>
        </w:r>
        <w:r w:rsidR="00C65368">
          <w:rPr>
            <w:noProof/>
            <w:webHidden/>
          </w:rPr>
          <w:fldChar w:fldCharType="separate"/>
        </w:r>
        <w:r w:rsidR="00C65368">
          <w:rPr>
            <w:noProof/>
            <w:webHidden/>
          </w:rPr>
          <w:t>19</w:t>
        </w:r>
        <w:r w:rsidR="00C65368">
          <w:rPr>
            <w:noProof/>
            <w:webHidden/>
          </w:rPr>
          <w:fldChar w:fldCharType="end"/>
        </w:r>
      </w:hyperlink>
    </w:p>
    <w:p w14:paraId="0000009C" w14:textId="3B3567D0" w:rsidR="00F96074" w:rsidRPr="00FF505E" w:rsidRDefault="00C10A36">
      <w:pPr>
        <w:rPr>
          <w:lang w:val="en-GB"/>
        </w:rPr>
      </w:pPr>
      <w:r w:rsidRPr="00FF505E">
        <w:rPr>
          <w:lang w:val="en-GB"/>
        </w:rPr>
        <w:fldChar w:fldCharType="end"/>
      </w:r>
    </w:p>
    <w:p w14:paraId="0000009D" w14:textId="77777777" w:rsidR="00F96074" w:rsidRPr="00FF505E" w:rsidRDefault="00F61275">
      <w:pPr>
        <w:rPr>
          <w:lang w:val="en-GB"/>
        </w:rPr>
      </w:pPr>
      <w:r w:rsidRPr="00FF505E">
        <w:rPr>
          <w:lang w:val="en-GB"/>
        </w:rPr>
        <w:br w:type="page"/>
      </w:r>
    </w:p>
    <w:p w14:paraId="0000009E" w14:textId="17E46216" w:rsidR="00F96074" w:rsidRPr="00FF505E" w:rsidRDefault="00F61275" w:rsidP="00A65A88">
      <w:pPr>
        <w:pStyle w:val="Heading1"/>
        <w:rPr>
          <w:lang w:val="en-GB"/>
        </w:rPr>
      </w:pPr>
      <w:bookmarkStart w:id="12" w:name="_Toc189577778"/>
      <w:r w:rsidRPr="00FF505E">
        <w:rPr>
          <w:lang w:val="en-GB"/>
        </w:rPr>
        <w:lastRenderedPageBreak/>
        <w:t>Introduction</w:t>
      </w:r>
      <w:bookmarkEnd w:id="12"/>
      <w:r w:rsidRPr="00FF505E">
        <w:rPr>
          <w:lang w:val="en-GB"/>
        </w:rPr>
        <w:t xml:space="preserve"> </w:t>
      </w:r>
    </w:p>
    <w:p w14:paraId="40CEE288" w14:textId="3BE17241" w:rsidR="00092CBD" w:rsidRPr="00FF505E" w:rsidRDefault="00092CBD" w:rsidP="00092CBD">
      <w:pPr>
        <w:rPr>
          <w:lang w:val="en-GB"/>
        </w:rPr>
      </w:pPr>
      <w:r w:rsidRPr="00FF505E">
        <w:rPr>
          <w:lang w:val="en-GB"/>
        </w:rPr>
        <w:t xml:space="preserve">The purpose of this first </w:t>
      </w:r>
      <w:r w:rsidR="00A65A88" w:rsidRPr="00FF505E">
        <w:rPr>
          <w:lang w:val="en-GB"/>
        </w:rPr>
        <w:t>Data Management Plan (</w:t>
      </w:r>
      <w:r w:rsidRPr="00FF505E">
        <w:rPr>
          <w:lang w:val="en-GB"/>
        </w:rPr>
        <w:t>DMP</w:t>
      </w:r>
      <w:r w:rsidR="00A65A88" w:rsidRPr="00FF505E">
        <w:rPr>
          <w:lang w:val="en-GB"/>
        </w:rPr>
        <w:t>)</w:t>
      </w:r>
      <w:r w:rsidRPr="00FF505E">
        <w:rPr>
          <w:lang w:val="en-GB"/>
        </w:rPr>
        <w:t xml:space="preserve"> is to provide an analysis of the main elements of the project’s data management policy.</w:t>
      </w:r>
    </w:p>
    <w:p w14:paraId="65097F89" w14:textId="3D0950D8" w:rsidR="00092CBD" w:rsidRPr="00FF505E" w:rsidRDefault="00092CBD" w:rsidP="00092CBD">
      <w:pPr>
        <w:rPr>
          <w:lang w:val="en-GB"/>
        </w:rPr>
      </w:pPr>
      <w:r w:rsidRPr="00FF505E">
        <w:rPr>
          <w:lang w:val="en-GB"/>
        </w:rPr>
        <w:t xml:space="preserve">The DMP is a living document that describes the data management starting from its collection, including its processing and handling during the </w:t>
      </w:r>
      <w:r w:rsidRPr="00FF505E">
        <w:rPr>
          <w:color w:val="000000"/>
          <w:lang w:val="en-GB"/>
        </w:rPr>
        <w:t>INDICATE LIFE</w:t>
      </w:r>
      <w:r w:rsidRPr="00FF505E">
        <w:rPr>
          <w:lang w:val="en-GB"/>
        </w:rPr>
        <w:t xml:space="preserve"> project and, finally, its later archiving and dissemination.</w:t>
      </w:r>
    </w:p>
    <w:p w14:paraId="226235EE" w14:textId="46C4C34A" w:rsidR="00092CBD" w:rsidRPr="00FF505E" w:rsidRDefault="00092CBD" w:rsidP="00092CBD">
      <w:pPr>
        <w:rPr>
          <w:lang w:val="en-GB"/>
        </w:rPr>
      </w:pPr>
      <w:r w:rsidRPr="00FF505E">
        <w:rPr>
          <w:lang w:val="en-GB"/>
        </w:rPr>
        <w:t>The document helps project partners to determine how the data can be managed efficiently and effectively and reduce the risk of data loss and conflicts. Ethical issues and data security are also briefly discussed within the document. Finally, the plan ensures consistent resource and budgetary planning for data management related costs.</w:t>
      </w:r>
    </w:p>
    <w:p w14:paraId="6494BAD2" w14:textId="02056384" w:rsidR="00092CBD" w:rsidRPr="00FF505E" w:rsidRDefault="00092CBD" w:rsidP="00092CBD">
      <w:pPr>
        <w:rPr>
          <w:lang w:val="en-GB"/>
        </w:rPr>
      </w:pPr>
      <w:r w:rsidRPr="00FF505E">
        <w:rPr>
          <w:lang w:val="en-GB"/>
        </w:rPr>
        <w:t>The plan lists and briefly describes the types and specifications of data that is and will be collected, generated, processed or generally, used, during the project. The DMP also includes details on how the research data will be handled both during the project and afterwards.</w:t>
      </w:r>
    </w:p>
    <w:p w14:paraId="4A740318" w14:textId="328D5506" w:rsidR="00092CBD" w:rsidRPr="00FF505E" w:rsidRDefault="00092CBD" w:rsidP="00092CBD">
      <w:pPr>
        <w:rPr>
          <w:lang w:val="en-GB"/>
        </w:rPr>
      </w:pPr>
      <w:r w:rsidRPr="00FF505E">
        <w:rPr>
          <w:lang w:val="en-GB"/>
        </w:rPr>
        <w:t>The DMP aligns with the principles of FAIR</w:t>
      </w:r>
      <w:r w:rsidR="00A65A88" w:rsidRPr="00FF505E">
        <w:rPr>
          <w:lang w:val="en-GB"/>
        </w:rPr>
        <w:t xml:space="preserve"> (Findable, Accessible, Interoperable, and Reusable)</w:t>
      </w:r>
      <w:r w:rsidRPr="00FF505E">
        <w:rPr>
          <w:lang w:val="en-GB"/>
        </w:rPr>
        <w:t>, as advocated by Horizon Europe guidelines. It addresses all stages of the data lifecycle, from generation and organization to long-term preservation and potential reuse. This document also ensures adherence to the highest standards of data quality, security, and ethical responsibility, safeguarding sensitive information and respecting privacy regulations.</w:t>
      </w:r>
    </w:p>
    <w:p w14:paraId="7DC3AF38" w14:textId="165F554A" w:rsidR="00092CBD" w:rsidRPr="00FF505E" w:rsidRDefault="00092CBD" w:rsidP="00092CBD">
      <w:pPr>
        <w:rPr>
          <w:lang w:val="en-GB"/>
        </w:rPr>
      </w:pPr>
      <w:r w:rsidRPr="00FF505E">
        <w:rPr>
          <w:lang w:val="en-GB"/>
        </w:rPr>
        <w:t>The DMP will evolve during the lifespan of the project, particularly whenever significant changes arise within the management of the consortium and the generation of datasets.</w:t>
      </w:r>
    </w:p>
    <w:p w14:paraId="6388AAC8" w14:textId="58FF5276" w:rsidR="00092CBD" w:rsidRPr="00FF505E" w:rsidRDefault="00092CBD" w:rsidP="00092CBD">
      <w:pPr>
        <w:rPr>
          <w:lang w:val="en-GB"/>
        </w:rPr>
      </w:pPr>
      <w:r w:rsidRPr="00FF505E">
        <w:rPr>
          <w:lang w:val="en-GB"/>
        </w:rPr>
        <w:t>Upcoming versions of the DMP may get into more detail on particular issues such as the possible use of data generated by third parties.</w:t>
      </w:r>
    </w:p>
    <w:p w14:paraId="03E21A78" w14:textId="44C7845B" w:rsidR="00092CBD" w:rsidRPr="00FF505E" w:rsidRDefault="00092CBD" w:rsidP="00092CBD">
      <w:pPr>
        <w:rPr>
          <w:lang w:val="en-GB"/>
        </w:rPr>
      </w:pPr>
      <w:r w:rsidRPr="00FF505E">
        <w:rPr>
          <w:lang w:val="en-GB"/>
        </w:rPr>
        <w:t>This report follows to the template</w:t>
      </w:r>
      <w:r w:rsidRPr="00FF505E">
        <w:rPr>
          <w:rStyle w:val="FootnoteReference"/>
          <w:lang w:val="en-GB"/>
        </w:rPr>
        <w:footnoteReference w:id="2"/>
      </w:r>
      <w:r w:rsidRPr="00FF505E">
        <w:rPr>
          <w:lang w:val="en-GB"/>
        </w:rPr>
        <w:t xml:space="preserve"> provided by the European Commission and will be updated periodically throughout the project's duration. Section 2 provides information on the project</w:t>
      </w:r>
      <w:del w:id="14" w:author="Karen Allacker" w:date="2025-02-10T08:56:00Z">
        <w:r w:rsidRPr="00FF505E" w:rsidDel="00E91FE3">
          <w:rPr>
            <w:lang w:val="en-GB"/>
          </w:rPr>
          <w:delText>,</w:delText>
        </w:r>
      </w:del>
      <w:r w:rsidRPr="00FF505E">
        <w:rPr>
          <w:lang w:val="en-GB"/>
        </w:rPr>
        <w:t xml:space="preserve">. Section 3 summarizes the collected data, while Section 4 emphasizes the application of FAIR principles. Resource allocation is outlined in Section 5, and data security is discussed in Section 6. Ethical considerations are explored in Section 7, </w:t>
      </w:r>
      <w:r w:rsidR="00A65A88" w:rsidRPr="00FF505E">
        <w:rPr>
          <w:lang w:val="en-GB"/>
        </w:rPr>
        <w:t>followed by a description of the Risk Management in Se</w:t>
      </w:r>
      <w:r w:rsidRPr="00FF505E">
        <w:rPr>
          <w:lang w:val="en-GB"/>
        </w:rPr>
        <w:t xml:space="preserve">ction </w:t>
      </w:r>
      <w:r w:rsidR="00A65A88" w:rsidRPr="00FF505E">
        <w:rPr>
          <w:lang w:val="en-GB"/>
        </w:rPr>
        <w:t>8</w:t>
      </w:r>
      <w:r w:rsidRPr="00FF505E">
        <w:rPr>
          <w:lang w:val="en-GB"/>
        </w:rPr>
        <w:t>.</w:t>
      </w:r>
    </w:p>
    <w:p w14:paraId="20777FF9" w14:textId="7CFEDE0D" w:rsidR="00092CBD" w:rsidRPr="00FF505E" w:rsidRDefault="00092CBD" w:rsidP="00A65A88">
      <w:pPr>
        <w:pStyle w:val="Heading1"/>
        <w:rPr>
          <w:lang w:val="en-GB"/>
        </w:rPr>
      </w:pPr>
      <w:bookmarkStart w:id="15" w:name="_Toc189577779"/>
      <w:r w:rsidRPr="00FF505E">
        <w:rPr>
          <w:lang w:val="en-GB"/>
        </w:rPr>
        <w:t>Project background</w:t>
      </w:r>
      <w:bookmarkEnd w:id="15"/>
    </w:p>
    <w:p w14:paraId="5DD5B5DD" w14:textId="77777777" w:rsidR="00104B65" w:rsidRPr="00FF505E" w:rsidRDefault="00104B65" w:rsidP="00104B65">
      <w:pPr>
        <w:rPr>
          <w:lang w:val="en-GB"/>
        </w:rPr>
      </w:pPr>
      <w:r w:rsidRPr="00FF505E">
        <w:rPr>
          <w:lang w:val="en-GB"/>
        </w:rPr>
        <w:t xml:space="preserve">INDICATE LIFE is a 26-month project which launched in October 2024 and is co-funded by the European Union’s LIFE programme. The project is coordinated by Smith Innovation and supported by project partners: Building Performance </w:t>
      </w:r>
      <w:r w:rsidRPr="00FF505E">
        <w:rPr>
          <w:lang w:val="en-GB"/>
        </w:rPr>
        <w:lastRenderedPageBreak/>
        <w:t xml:space="preserve">Institute Europe (BPIE), </w:t>
      </w:r>
      <w:proofErr w:type="spellStart"/>
      <w:r w:rsidRPr="00FF505E">
        <w:rPr>
          <w:lang w:val="en-GB"/>
        </w:rPr>
        <w:t>Katholieke</w:t>
      </w:r>
      <w:proofErr w:type="spellEnd"/>
      <w:r w:rsidRPr="00FF505E">
        <w:rPr>
          <w:lang w:val="en-GB"/>
        </w:rPr>
        <w:t xml:space="preserve"> Universiteit Leuven (KU Leuven), and </w:t>
      </w:r>
      <w:proofErr w:type="spellStart"/>
      <w:r w:rsidRPr="00FF505E">
        <w:rPr>
          <w:lang w:val="en-GB"/>
        </w:rPr>
        <w:t>WorldGBC</w:t>
      </w:r>
      <w:proofErr w:type="spellEnd"/>
      <w:r w:rsidRPr="00FF505E">
        <w:rPr>
          <w:lang w:val="en-GB"/>
        </w:rPr>
        <w:t>.</w:t>
      </w:r>
    </w:p>
    <w:p w14:paraId="6AAEDA77" w14:textId="77777777" w:rsidR="00104B65" w:rsidRPr="00FF505E" w:rsidRDefault="00104B65" w:rsidP="00104B65">
      <w:pPr>
        <w:rPr>
          <w:lang w:val="en-GB"/>
        </w:rPr>
      </w:pPr>
      <w:r w:rsidRPr="00FF505E">
        <w:rPr>
          <w:lang w:val="en-GB"/>
        </w:rPr>
        <w:t>Building on the successes of the original INDICATE project, which implemented pilots in Ireland, Spain, and the Czech Republic, INDICATE LIFE seeks to address gaps in Life Cycle Assessment (LCA) data for Whole-Life Carbon (WLC) regulations in Austria, Croatia, Italy, Luxembourg, and Hungary.</w:t>
      </w:r>
    </w:p>
    <w:p w14:paraId="56152F7F" w14:textId="115BB213" w:rsidR="00104B65" w:rsidRPr="00FF505E" w:rsidRDefault="00104B65" w:rsidP="00A65A88">
      <w:pPr>
        <w:pStyle w:val="Heading1"/>
        <w:rPr>
          <w:lang w:val="en-GB"/>
        </w:rPr>
      </w:pPr>
      <w:bookmarkStart w:id="16" w:name="_Ref189576652"/>
      <w:bookmarkStart w:id="17" w:name="_Ref189576658"/>
      <w:bookmarkStart w:id="18" w:name="_Toc189577780"/>
      <w:r w:rsidRPr="00FF505E">
        <w:rPr>
          <w:lang w:val="en-GB"/>
        </w:rPr>
        <w:t>Data summary</w:t>
      </w:r>
      <w:bookmarkEnd w:id="16"/>
      <w:bookmarkEnd w:id="17"/>
      <w:bookmarkEnd w:id="18"/>
    </w:p>
    <w:p w14:paraId="2929E428" w14:textId="28A32358" w:rsidR="00104B65" w:rsidRPr="00FF505E" w:rsidRDefault="00104B65" w:rsidP="00104B65">
      <w:pPr>
        <w:rPr>
          <w:lang w:val="en-GB"/>
        </w:rPr>
      </w:pPr>
      <w:r w:rsidRPr="00FF505E">
        <w:rPr>
          <w:lang w:val="en-GB"/>
        </w:rPr>
        <w:t xml:space="preserve">Data collection and generation has an important role in the </w:t>
      </w:r>
      <w:r w:rsidR="009E018B" w:rsidRPr="00FF505E">
        <w:rPr>
          <w:lang w:val="en-GB"/>
        </w:rPr>
        <w:t>INDICATE LIFE</w:t>
      </w:r>
      <w:r w:rsidRPr="00FF505E">
        <w:rPr>
          <w:lang w:val="en-GB"/>
        </w:rPr>
        <w:t xml:space="preserve"> project. As data will be collected throughout the duration of the project and within different tasks that are a part of specific working packages, </w:t>
      </w:r>
      <w:r w:rsidRPr="00FF505E">
        <w:rPr>
          <w:lang w:val="en-GB"/>
        </w:rPr>
        <w:fldChar w:fldCharType="begin"/>
      </w:r>
      <w:r w:rsidRPr="00FF505E">
        <w:rPr>
          <w:lang w:val="en-GB"/>
        </w:rPr>
        <w:instrText xml:space="preserve"> REF _Ref189566074 \h  \* MERGEFORMAT </w:instrText>
      </w:r>
      <w:r w:rsidRPr="00FF505E">
        <w:rPr>
          <w:lang w:val="en-GB"/>
        </w:rPr>
      </w:r>
      <w:r w:rsidRPr="00FF505E">
        <w:rPr>
          <w:lang w:val="en-GB"/>
        </w:rPr>
        <w:fldChar w:fldCharType="separate"/>
      </w:r>
      <w:r w:rsidRPr="00FF505E">
        <w:rPr>
          <w:lang w:val="en-GB"/>
        </w:rPr>
        <w:t>Table 1</w:t>
      </w:r>
      <w:r w:rsidRPr="00FF505E">
        <w:rPr>
          <w:lang w:val="en-GB"/>
        </w:rPr>
        <w:fldChar w:fldCharType="end"/>
      </w:r>
      <w:r w:rsidRPr="00FF505E">
        <w:rPr>
          <w:lang w:val="en-GB"/>
        </w:rPr>
        <w:t xml:space="preserve"> provides an overview of all project datasets expected to be collected during the duration of the project. </w:t>
      </w:r>
      <w:del w:id="19" w:author="Karen Allacker" w:date="2025-02-10T08:57:00Z">
        <w:r w:rsidR="00A9342D" w:rsidRPr="00FF505E" w:rsidDel="00E91FE3">
          <w:rPr>
            <w:lang w:val="en-GB"/>
          </w:rPr>
          <w:delText xml:space="preserve"> </w:delText>
        </w:r>
      </w:del>
      <w:r w:rsidRPr="00FF505E">
        <w:rPr>
          <w:lang w:val="en-GB"/>
        </w:rPr>
        <w:t>As the project moves forward, the chapters and tables will be updated with new information.</w:t>
      </w:r>
    </w:p>
    <w:p w14:paraId="2014EF9D" w14:textId="5C0164D7" w:rsidR="00104B65" w:rsidRPr="00FF505E" w:rsidRDefault="00104B65" w:rsidP="00104B65">
      <w:pPr>
        <w:pStyle w:val="Caption"/>
        <w:keepNext/>
        <w:rPr>
          <w:iCs w:val="0"/>
          <w:color w:val="auto"/>
          <w:sz w:val="16"/>
          <w:szCs w:val="16"/>
          <w:lang w:val="en-GB"/>
        </w:rPr>
      </w:pPr>
      <w:bookmarkStart w:id="20" w:name="_Ref189566074"/>
      <w:bookmarkStart w:id="21" w:name="_Toc190174638"/>
      <w:commentRangeStart w:id="22"/>
      <w:commentRangeStart w:id="23"/>
      <w:r w:rsidRPr="00427F7E">
        <w:rPr>
          <w:iCs w:val="0"/>
          <w:color w:val="auto"/>
          <w:sz w:val="16"/>
          <w:szCs w:val="16"/>
          <w:lang w:val="en-GB"/>
        </w:rPr>
        <w:t xml:space="preserve">Table </w:t>
      </w:r>
      <w:r w:rsidRPr="00427F7E">
        <w:rPr>
          <w:iCs w:val="0"/>
          <w:color w:val="auto"/>
          <w:sz w:val="16"/>
          <w:szCs w:val="16"/>
          <w:lang w:val="en-GB"/>
        </w:rPr>
        <w:fldChar w:fldCharType="begin"/>
      </w:r>
      <w:r w:rsidRPr="00427F7E">
        <w:rPr>
          <w:iCs w:val="0"/>
          <w:color w:val="auto"/>
          <w:sz w:val="16"/>
          <w:szCs w:val="16"/>
          <w:lang w:val="en-GB"/>
        </w:rPr>
        <w:instrText xml:space="preserve"> SEQ Table \* ARABIC </w:instrText>
      </w:r>
      <w:r w:rsidRPr="00427F7E">
        <w:rPr>
          <w:iCs w:val="0"/>
          <w:color w:val="auto"/>
          <w:sz w:val="16"/>
          <w:szCs w:val="16"/>
          <w:lang w:val="en-GB"/>
        </w:rPr>
        <w:fldChar w:fldCharType="separate"/>
      </w:r>
      <w:r w:rsidRPr="00427F7E">
        <w:rPr>
          <w:iCs w:val="0"/>
          <w:color w:val="auto"/>
          <w:sz w:val="16"/>
          <w:szCs w:val="16"/>
          <w:lang w:val="en-GB"/>
        </w:rPr>
        <w:t>1</w:t>
      </w:r>
      <w:r w:rsidRPr="00427F7E">
        <w:rPr>
          <w:iCs w:val="0"/>
          <w:color w:val="auto"/>
          <w:sz w:val="16"/>
          <w:szCs w:val="16"/>
          <w:lang w:val="en-GB"/>
        </w:rPr>
        <w:fldChar w:fldCharType="end"/>
      </w:r>
      <w:bookmarkEnd w:id="20"/>
      <w:r w:rsidRPr="00427F7E">
        <w:rPr>
          <w:iCs w:val="0"/>
          <w:color w:val="auto"/>
          <w:sz w:val="16"/>
          <w:szCs w:val="16"/>
          <w:lang w:val="en-GB"/>
        </w:rPr>
        <w:t>: Project datasets</w:t>
      </w:r>
      <w:commentRangeEnd w:id="22"/>
      <w:r w:rsidR="002D13EA">
        <w:rPr>
          <w:rStyle w:val="CommentReference"/>
          <w:i w:val="0"/>
          <w:iCs w:val="0"/>
          <w:color w:val="auto"/>
        </w:rPr>
        <w:commentReference w:id="22"/>
      </w:r>
      <w:bookmarkEnd w:id="21"/>
      <w:commentRangeEnd w:id="23"/>
      <w:r w:rsidR="003D1DA7">
        <w:rPr>
          <w:rStyle w:val="CommentReference"/>
          <w:i w:val="0"/>
          <w:iCs w:val="0"/>
          <w:color w:val="auto"/>
        </w:rPr>
        <w:commentReference w:id="23"/>
      </w:r>
    </w:p>
    <w:tbl>
      <w:tblPr>
        <w:tblStyle w:val="a4"/>
        <w:tblW w:w="98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5372"/>
        <w:gridCol w:w="2977"/>
        <w:gridCol w:w="1532"/>
      </w:tblGrid>
      <w:tr w:rsidR="00104B65" w:rsidRPr="00FF505E" w14:paraId="0F2489C5" w14:textId="77777777" w:rsidTr="009E018B">
        <w:trPr>
          <w:cnfStyle w:val="100000000000" w:firstRow="1" w:lastRow="0" w:firstColumn="0" w:lastColumn="0" w:oddVBand="0" w:evenVBand="0" w:oddHBand="0" w:evenHBand="0" w:firstRowFirstColumn="0" w:firstRowLastColumn="0" w:lastRowFirstColumn="0" w:lastRowLastColumn="0"/>
          <w:tblHeader/>
        </w:trPr>
        <w:tc>
          <w:tcPr>
            <w:tcW w:w="5372" w:type="dxa"/>
            <w:tcBorders>
              <w:bottom w:val="single" w:sz="8" w:space="0" w:color="7F7F7F"/>
            </w:tcBorders>
          </w:tcPr>
          <w:p w14:paraId="2EC2DF9D" w14:textId="08618D43" w:rsidR="00104B65" w:rsidRPr="00FF505E" w:rsidRDefault="009E018B" w:rsidP="00966255">
            <w:pPr>
              <w:rPr>
                <w:b/>
                <w:color w:val="132B45"/>
                <w:lang w:val="en-GB"/>
              </w:rPr>
            </w:pPr>
            <w:r w:rsidRPr="00FF505E">
              <w:rPr>
                <w:b/>
                <w:i w:val="0"/>
                <w:color w:val="132B45"/>
                <w:lang w:val="en-GB"/>
              </w:rPr>
              <w:t>Project data</w:t>
            </w:r>
          </w:p>
        </w:tc>
        <w:tc>
          <w:tcPr>
            <w:tcW w:w="2977" w:type="dxa"/>
            <w:tcBorders>
              <w:bottom w:val="single" w:sz="8" w:space="0" w:color="7F7F7F"/>
            </w:tcBorders>
          </w:tcPr>
          <w:p w14:paraId="05096959" w14:textId="499C2432" w:rsidR="00104B65" w:rsidRPr="00FF505E" w:rsidRDefault="009E018B" w:rsidP="00966255">
            <w:pPr>
              <w:rPr>
                <w:b/>
                <w:color w:val="132B45"/>
                <w:lang w:val="en-GB"/>
              </w:rPr>
            </w:pPr>
            <w:r w:rsidRPr="00FF505E">
              <w:rPr>
                <w:b/>
                <w:i w:val="0"/>
                <w:color w:val="132B45"/>
                <w:lang w:val="en-GB"/>
              </w:rPr>
              <w:t>Institution in charge</w:t>
            </w:r>
          </w:p>
        </w:tc>
        <w:tc>
          <w:tcPr>
            <w:tcW w:w="1532" w:type="dxa"/>
            <w:tcBorders>
              <w:bottom w:val="single" w:sz="8" w:space="0" w:color="7F7F7F"/>
            </w:tcBorders>
          </w:tcPr>
          <w:p w14:paraId="551B309B" w14:textId="5955D697" w:rsidR="00104B65" w:rsidRPr="00FF505E" w:rsidRDefault="009E018B" w:rsidP="00966255">
            <w:pPr>
              <w:rPr>
                <w:b/>
                <w:color w:val="132B45"/>
                <w:lang w:val="en-GB"/>
              </w:rPr>
            </w:pPr>
            <w:r w:rsidRPr="00FF505E">
              <w:rPr>
                <w:b/>
                <w:i w:val="0"/>
                <w:color w:val="132B45"/>
                <w:lang w:val="en-GB"/>
              </w:rPr>
              <w:t>WP</w:t>
            </w:r>
          </w:p>
        </w:tc>
      </w:tr>
      <w:tr w:rsidR="00F800B7" w:rsidRPr="00FF505E" w14:paraId="472E9465" w14:textId="77777777" w:rsidTr="009E018B">
        <w:trPr>
          <w:cnfStyle w:val="000000100000" w:firstRow="0" w:lastRow="0" w:firstColumn="0" w:lastColumn="0" w:oddVBand="0" w:evenVBand="0" w:oddHBand="1" w:evenHBand="0" w:firstRowFirstColumn="0" w:firstRowLastColumn="0" w:lastRowFirstColumn="0" w:lastRowLastColumn="0"/>
        </w:trPr>
        <w:tc>
          <w:tcPr>
            <w:tcW w:w="5372" w:type="dxa"/>
            <w:tcBorders>
              <w:top w:val="single" w:sz="8" w:space="0" w:color="7F7F7F"/>
            </w:tcBorders>
          </w:tcPr>
          <w:p w14:paraId="117B4006" w14:textId="2B5C5A47" w:rsidR="00F800B7" w:rsidRPr="00FF505E" w:rsidRDefault="00F800B7" w:rsidP="001F4552">
            <w:pPr>
              <w:rPr>
                <w:lang w:val="en-GB"/>
              </w:rPr>
            </w:pPr>
            <w:r w:rsidRPr="00FF505E">
              <w:rPr>
                <w:lang w:val="en-GB"/>
              </w:rPr>
              <w:t>INDICATE_1_Project_Partner</w:t>
            </w:r>
          </w:p>
          <w:p w14:paraId="07C60DC8" w14:textId="4053E20C" w:rsidR="00F800B7" w:rsidRPr="00FF505E" w:rsidRDefault="00F800B7" w:rsidP="001F4552">
            <w:pPr>
              <w:rPr>
                <w:lang w:val="en-GB"/>
              </w:rPr>
            </w:pPr>
            <w:r w:rsidRPr="00FF505E">
              <w:rPr>
                <w:lang w:val="en-GB"/>
              </w:rPr>
              <w:t>This dataset consists of consortium members and their contacts.</w:t>
            </w:r>
          </w:p>
        </w:tc>
        <w:tc>
          <w:tcPr>
            <w:tcW w:w="2977" w:type="dxa"/>
            <w:tcBorders>
              <w:top w:val="single" w:sz="8" w:space="0" w:color="7F7F7F"/>
            </w:tcBorders>
          </w:tcPr>
          <w:p w14:paraId="540B6282" w14:textId="4D569B5B" w:rsidR="00F800B7" w:rsidRPr="00FF505E" w:rsidRDefault="00F800B7" w:rsidP="00F800B7">
            <w:pPr>
              <w:rPr>
                <w:lang w:val="en-GB"/>
              </w:rPr>
            </w:pPr>
            <w:r w:rsidRPr="00FF505E">
              <w:rPr>
                <w:lang w:val="en-GB"/>
              </w:rPr>
              <w:t xml:space="preserve">SMITH </w:t>
            </w:r>
          </w:p>
        </w:tc>
        <w:tc>
          <w:tcPr>
            <w:tcW w:w="1532" w:type="dxa"/>
            <w:tcBorders>
              <w:top w:val="single" w:sz="8" w:space="0" w:color="7F7F7F"/>
            </w:tcBorders>
          </w:tcPr>
          <w:p w14:paraId="53CEFF8D" w14:textId="1445BFD9" w:rsidR="00F800B7" w:rsidRPr="00FF505E" w:rsidRDefault="00F800B7" w:rsidP="00F800B7">
            <w:pPr>
              <w:rPr>
                <w:lang w:val="en-GB"/>
              </w:rPr>
            </w:pPr>
            <w:r w:rsidRPr="00FF505E">
              <w:rPr>
                <w:lang w:val="en-GB"/>
              </w:rPr>
              <w:t>1</w:t>
            </w:r>
          </w:p>
        </w:tc>
      </w:tr>
      <w:tr w:rsidR="00F800B7" w:rsidRPr="00FF505E" w14:paraId="71EF4328" w14:textId="77777777" w:rsidTr="009E018B">
        <w:tc>
          <w:tcPr>
            <w:tcW w:w="5372" w:type="dxa"/>
          </w:tcPr>
          <w:p w14:paraId="50B6D2AA" w14:textId="5024A572" w:rsidR="00F800B7" w:rsidRPr="00FF505E" w:rsidRDefault="00F800B7" w:rsidP="001F4552">
            <w:pPr>
              <w:rPr>
                <w:lang w:val="en-GB"/>
              </w:rPr>
            </w:pPr>
            <w:r w:rsidRPr="00FF505E">
              <w:rPr>
                <w:lang w:val="en-GB"/>
              </w:rPr>
              <w:t>INDICATE_2_Advisory_Board</w:t>
            </w:r>
          </w:p>
          <w:p w14:paraId="60FFCE2A" w14:textId="10BCB20E" w:rsidR="00F800B7" w:rsidRPr="00FF505E" w:rsidRDefault="00F800B7" w:rsidP="001F4552">
            <w:pPr>
              <w:rPr>
                <w:lang w:val="en-GB"/>
              </w:rPr>
            </w:pPr>
            <w:r w:rsidRPr="00FF505E">
              <w:rPr>
                <w:lang w:val="en-GB"/>
              </w:rPr>
              <w:t>This dataset consists of Advisory Board Members and their contacts.</w:t>
            </w:r>
          </w:p>
        </w:tc>
        <w:tc>
          <w:tcPr>
            <w:tcW w:w="2977" w:type="dxa"/>
          </w:tcPr>
          <w:p w14:paraId="50951B8A" w14:textId="1139A9A9" w:rsidR="00F800B7" w:rsidRPr="00FF505E" w:rsidRDefault="00F800B7" w:rsidP="00F800B7">
            <w:pPr>
              <w:rPr>
                <w:lang w:val="en-GB"/>
              </w:rPr>
            </w:pPr>
            <w:r w:rsidRPr="00FF505E">
              <w:rPr>
                <w:lang w:val="en-GB"/>
              </w:rPr>
              <w:t>SMITH</w:t>
            </w:r>
          </w:p>
        </w:tc>
        <w:tc>
          <w:tcPr>
            <w:tcW w:w="1532" w:type="dxa"/>
          </w:tcPr>
          <w:p w14:paraId="034E67C3" w14:textId="1B81ED07" w:rsidR="00F800B7" w:rsidRPr="00FF505E" w:rsidRDefault="00F800B7" w:rsidP="00F800B7">
            <w:pPr>
              <w:rPr>
                <w:lang w:val="en-GB"/>
              </w:rPr>
            </w:pPr>
            <w:r w:rsidRPr="00FF505E">
              <w:rPr>
                <w:lang w:val="en-GB"/>
              </w:rPr>
              <w:t>1</w:t>
            </w:r>
          </w:p>
        </w:tc>
      </w:tr>
      <w:tr w:rsidR="00104B65" w:rsidRPr="00FF505E" w14:paraId="62EAF400" w14:textId="77777777" w:rsidTr="009E018B">
        <w:trPr>
          <w:cnfStyle w:val="000000100000" w:firstRow="0" w:lastRow="0" w:firstColumn="0" w:lastColumn="0" w:oddVBand="0" w:evenVBand="0" w:oddHBand="1" w:evenHBand="0" w:firstRowFirstColumn="0" w:firstRowLastColumn="0" w:lastRowFirstColumn="0" w:lastRowLastColumn="0"/>
        </w:trPr>
        <w:tc>
          <w:tcPr>
            <w:tcW w:w="5372" w:type="dxa"/>
          </w:tcPr>
          <w:p w14:paraId="35442F9D" w14:textId="73F3E92C" w:rsidR="00104B65" w:rsidRDefault="006C10C3" w:rsidP="00FB23D4">
            <w:pPr>
              <w:rPr>
                <w:lang w:val="en-GB"/>
              </w:rPr>
            </w:pPr>
            <w:r>
              <w:rPr>
                <w:lang w:val="en-GB"/>
              </w:rPr>
              <w:t>INDICATE_3_WLC_</w:t>
            </w:r>
            <w:r w:rsidR="003F16FA">
              <w:rPr>
                <w:lang w:val="en-GB"/>
              </w:rPr>
              <w:t>indicate_life_</w:t>
            </w:r>
            <w:r w:rsidR="00BB2791">
              <w:rPr>
                <w:lang w:val="en-GB"/>
              </w:rPr>
              <w:t>all</w:t>
            </w:r>
            <w:r w:rsidR="003F16FA">
              <w:rPr>
                <w:lang w:val="en-GB"/>
              </w:rPr>
              <w:t>countries</w:t>
            </w:r>
          </w:p>
          <w:p w14:paraId="02F052E5" w14:textId="0951805D" w:rsidR="003F16FA" w:rsidRPr="00FF505E" w:rsidRDefault="003F16FA" w:rsidP="00FB23D4">
            <w:pPr>
              <w:rPr>
                <w:lang w:val="en-GB"/>
              </w:rPr>
            </w:pPr>
            <w:r>
              <w:rPr>
                <w:lang w:val="en-GB"/>
              </w:rPr>
              <w:t>This dataset consists of categorized data</w:t>
            </w:r>
            <w:r w:rsidR="00FD31C4">
              <w:rPr>
                <w:lang w:val="en-GB"/>
              </w:rPr>
              <w:t xml:space="preserve"> on WLC </w:t>
            </w:r>
            <w:r w:rsidR="0037076F">
              <w:rPr>
                <w:lang w:val="en-GB"/>
              </w:rPr>
              <w:t xml:space="preserve">of </w:t>
            </w:r>
            <w:r w:rsidR="008E0C41">
              <w:rPr>
                <w:lang w:val="en-GB"/>
              </w:rPr>
              <w:t>representative building cases per pilot country</w:t>
            </w:r>
          </w:p>
        </w:tc>
        <w:tc>
          <w:tcPr>
            <w:tcW w:w="2977" w:type="dxa"/>
          </w:tcPr>
          <w:p w14:paraId="58A8BAE3" w14:textId="7116E9F4" w:rsidR="00104B65" w:rsidRPr="00FF505E" w:rsidRDefault="00976D26" w:rsidP="00966255">
            <w:pPr>
              <w:rPr>
                <w:lang w:val="en-GB"/>
              </w:rPr>
            </w:pPr>
            <w:r>
              <w:rPr>
                <w:lang w:val="en-GB"/>
              </w:rPr>
              <w:t>KU Leuven</w:t>
            </w:r>
          </w:p>
        </w:tc>
        <w:tc>
          <w:tcPr>
            <w:tcW w:w="1532" w:type="dxa"/>
          </w:tcPr>
          <w:p w14:paraId="5C1669F0" w14:textId="638211EF" w:rsidR="00104B65" w:rsidRPr="00FF505E" w:rsidRDefault="00976D26" w:rsidP="00966255">
            <w:pPr>
              <w:rPr>
                <w:lang w:val="en-GB"/>
              </w:rPr>
            </w:pPr>
            <w:r>
              <w:rPr>
                <w:lang w:val="en-GB"/>
              </w:rPr>
              <w:t>2</w:t>
            </w:r>
          </w:p>
        </w:tc>
      </w:tr>
      <w:tr w:rsidR="00976D26" w:rsidRPr="00FF505E" w14:paraId="0F5BBE34" w14:textId="77777777" w:rsidTr="009E018B">
        <w:tc>
          <w:tcPr>
            <w:tcW w:w="5372" w:type="dxa"/>
          </w:tcPr>
          <w:p w14:paraId="01FD977B" w14:textId="217901F5" w:rsidR="008E0C41" w:rsidRDefault="008E0C41" w:rsidP="008E0C41">
            <w:pPr>
              <w:rPr>
                <w:lang w:val="en-GB"/>
              </w:rPr>
            </w:pPr>
            <w:r>
              <w:rPr>
                <w:lang w:val="en-GB"/>
              </w:rPr>
              <w:t>INDICATE</w:t>
            </w:r>
            <w:r w:rsidRPr="00003274">
              <w:t>_</w:t>
            </w:r>
            <w:r w:rsidR="00003274" w:rsidRPr="00003274">
              <w:t>4</w:t>
            </w:r>
            <w:r w:rsidRPr="00003274">
              <w:t>_</w:t>
            </w:r>
            <w:proofErr w:type="spellStart"/>
            <w:r>
              <w:rPr>
                <w:lang w:val="en-GB"/>
              </w:rPr>
              <w:t>WLC_indicate_life_</w:t>
            </w:r>
            <w:r w:rsidR="00893580">
              <w:rPr>
                <w:lang w:val="en-GB"/>
              </w:rPr>
              <w:t>Austria</w:t>
            </w:r>
            <w:proofErr w:type="spellEnd"/>
          </w:p>
          <w:p w14:paraId="143CCE2F" w14:textId="0CA98EBA" w:rsidR="00976D26" w:rsidRDefault="008E0C41" w:rsidP="008E0C41">
            <w:pPr>
              <w:rPr>
                <w:b/>
                <w:color w:val="3C886C"/>
                <w:lang w:val="en-GB"/>
              </w:rPr>
            </w:pPr>
            <w:r>
              <w:rPr>
                <w:lang w:val="en-GB"/>
              </w:rPr>
              <w:t xml:space="preserve">This dataset consists of categorized data on WLC of representative building cases for </w:t>
            </w:r>
            <w:r w:rsidR="00B333ED">
              <w:rPr>
                <w:lang w:val="en-GB"/>
              </w:rPr>
              <w:t>Austria</w:t>
            </w:r>
          </w:p>
        </w:tc>
        <w:tc>
          <w:tcPr>
            <w:tcW w:w="2977" w:type="dxa"/>
          </w:tcPr>
          <w:p w14:paraId="7BBE8F60" w14:textId="745BBA32" w:rsidR="00976D26" w:rsidRDefault="008753A0" w:rsidP="00966255">
            <w:pPr>
              <w:rPr>
                <w:lang w:val="en-GB"/>
              </w:rPr>
            </w:pPr>
            <w:r>
              <w:rPr>
                <w:lang w:val="en-GB"/>
              </w:rPr>
              <w:t>TU Graz</w:t>
            </w:r>
          </w:p>
        </w:tc>
        <w:tc>
          <w:tcPr>
            <w:tcW w:w="1532" w:type="dxa"/>
          </w:tcPr>
          <w:p w14:paraId="588F5FD1" w14:textId="3A352BB8" w:rsidR="00976D26" w:rsidRDefault="00893580" w:rsidP="00966255">
            <w:pPr>
              <w:rPr>
                <w:lang w:val="en-GB"/>
              </w:rPr>
            </w:pPr>
            <w:r>
              <w:rPr>
                <w:lang w:val="en-GB"/>
              </w:rPr>
              <w:t>7</w:t>
            </w:r>
          </w:p>
        </w:tc>
      </w:tr>
      <w:tr w:rsidR="00976D26" w:rsidRPr="00FF505E" w14:paraId="140125A5" w14:textId="77777777" w:rsidTr="009E018B">
        <w:trPr>
          <w:cnfStyle w:val="000000100000" w:firstRow="0" w:lastRow="0" w:firstColumn="0" w:lastColumn="0" w:oddVBand="0" w:evenVBand="0" w:oddHBand="1" w:evenHBand="0" w:firstRowFirstColumn="0" w:firstRowLastColumn="0" w:lastRowFirstColumn="0" w:lastRowLastColumn="0"/>
        </w:trPr>
        <w:tc>
          <w:tcPr>
            <w:tcW w:w="5372" w:type="dxa"/>
          </w:tcPr>
          <w:p w14:paraId="3D018198" w14:textId="7C6E640E" w:rsidR="008E0C41" w:rsidRDefault="008E0C41" w:rsidP="008E0C41">
            <w:pPr>
              <w:rPr>
                <w:lang w:val="en-GB"/>
              </w:rPr>
            </w:pPr>
            <w:r>
              <w:rPr>
                <w:lang w:val="en-GB"/>
              </w:rPr>
              <w:t>INDICATE</w:t>
            </w:r>
            <w:r w:rsidRPr="00003274">
              <w:t>_</w:t>
            </w:r>
            <w:r w:rsidR="00003274" w:rsidRPr="00003274">
              <w:t>5</w:t>
            </w:r>
            <w:r w:rsidRPr="00003274">
              <w:t>_WLC</w:t>
            </w:r>
            <w:r>
              <w:rPr>
                <w:lang w:val="en-GB"/>
              </w:rPr>
              <w:t>_</w:t>
            </w:r>
            <w:proofErr w:type="spellStart"/>
            <w:r>
              <w:rPr>
                <w:lang w:val="en-GB"/>
              </w:rPr>
              <w:t>indicate_life_</w:t>
            </w:r>
            <w:r w:rsidR="008753A0">
              <w:rPr>
                <w:lang w:val="en-GB"/>
              </w:rPr>
              <w:t>Luxembourg</w:t>
            </w:r>
            <w:proofErr w:type="spellEnd"/>
          </w:p>
          <w:p w14:paraId="7D6C26B9" w14:textId="73C38ABE" w:rsidR="00976D26" w:rsidRDefault="008E0C41" w:rsidP="008E0C41">
            <w:pPr>
              <w:rPr>
                <w:b/>
                <w:color w:val="3C886C"/>
                <w:lang w:val="en-GB"/>
              </w:rPr>
            </w:pPr>
            <w:r>
              <w:rPr>
                <w:lang w:val="en-GB"/>
              </w:rPr>
              <w:t xml:space="preserve">This dataset consists of categorized data on WLC of representative building cases for </w:t>
            </w:r>
            <w:r w:rsidR="00B333ED">
              <w:rPr>
                <w:lang w:val="en-GB"/>
              </w:rPr>
              <w:t>Luxembourg</w:t>
            </w:r>
          </w:p>
        </w:tc>
        <w:tc>
          <w:tcPr>
            <w:tcW w:w="2977" w:type="dxa"/>
          </w:tcPr>
          <w:p w14:paraId="3916872F" w14:textId="08CA168C" w:rsidR="00976D26" w:rsidRDefault="000F358B" w:rsidP="00966255">
            <w:pPr>
              <w:rPr>
                <w:lang w:val="en-GB"/>
              </w:rPr>
            </w:pPr>
            <w:r>
              <w:rPr>
                <w:lang w:val="en-GB"/>
              </w:rPr>
              <w:t>E&amp;E</w:t>
            </w:r>
          </w:p>
        </w:tc>
        <w:tc>
          <w:tcPr>
            <w:tcW w:w="1532" w:type="dxa"/>
          </w:tcPr>
          <w:p w14:paraId="304CF935" w14:textId="7E0310E3" w:rsidR="00976D26" w:rsidRDefault="008753A0" w:rsidP="00966255">
            <w:pPr>
              <w:rPr>
                <w:lang w:val="en-GB"/>
              </w:rPr>
            </w:pPr>
            <w:r>
              <w:rPr>
                <w:lang w:val="en-GB"/>
              </w:rPr>
              <w:t>7</w:t>
            </w:r>
          </w:p>
        </w:tc>
      </w:tr>
      <w:tr w:rsidR="008E0C41" w:rsidRPr="00FF505E" w14:paraId="5A318B28" w14:textId="77777777" w:rsidTr="009E018B">
        <w:tc>
          <w:tcPr>
            <w:tcW w:w="5372" w:type="dxa"/>
          </w:tcPr>
          <w:p w14:paraId="39B4586C" w14:textId="754D8BA4" w:rsidR="008E0C41" w:rsidRDefault="008E0C41" w:rsidP="008E0C41">
            <w:pPr>
              <w:rPr>
                <w:lang w:val="en-GB"/>
              </w:rPr>
            </w:pPr>
            <w:r>
              <w:rPr>
                <w:lang w:val="en-GB"/>
              </w:rPr>
              <w:t>INDICATE_</w:t>
            </w:r>
            <w:r w:rsidR="00003274" w:rsidRPr="00003274">
              <w:t>6</w:t>
            </w:r>
            <w:r w:rsidRPr="00003274">
              <w:t>_WLC</w:t>
            </w:r>
            <w:r>
              <w:rPr>
                <w:lang w:val="en-GB"/>
              </w:rPr>
              <w:t>_</w:t>
            </w:r>
            <w:proofErr w:type="spellStart"/>
            <w:r>
              <w:rPr>
                <w:lang w:val="en-GB"/>
              </w:rPr>
              <w:t>indicate_life_</w:t>
            </w:r>
            <w:r w:rsidR="008753A0">
              <w:rPr>
                <w:lang w:val="en-GB"/>
              </w:rPr>
              <w:t>Croatia</w:t>
            </w:r>
            <w:proofErr w:type="spellEnd"/>
          </w:p>
          <w:p w14:paraId="7A266E6B" w14:textId="1BABFF34" w:rsidR="008E0C41" w:rsidRDefault="008E0C41" w:rsidP="008E0C41">
            <w:pPr>
              <w:rPr>
                <w:lang w:val="en-GB"/>
              </w:rPr>
            </w:pPr>
            <w:r>
              <w:rPr>
                <w:lang w:val="en-GB"/>
              </w:rPr>
              <w:t xml:space="preserve">This dataset consists of categorized data on WLC of representative building cases for </w:t>
            </w:r>
            <w:r w:rsidR="00B333ED">
              <w:rPr>
                <w:lang w:val="en-GB"/>
              </w:rPr>
              <w:t>Croatia</w:t>
            </w:r>
          </w:p>
        </w:tc>
        <w:tc>
          <w:tcPr>
            <w:tcW w:w="2977" w:type="dxa"/>
          </w:tcPr>
          <w:p w14:paraId="2F66F316" w14:textId="4C28C197" w:rsidR="008E0C41" w:rsidRDefault="00502A40" w:rsidP="00966255">
            <w:pPr>
              <w:rPr>
                <w:lang w:val="en-GB"/>
              </w:rPr>
            </w:pPr>
            <w:r>
              <w:rPr>
                <w:lang w:val="en-GB"/>
              </w:rPr>
              <w:t>UZ-FCE</w:t>
            </w:r>
          </w:p>
        </w:tc>
        <w:tc>
          <w:tcPr>
            <w:tcW w:w="1532" w:type="dxa"/>
          </w:tcPr>
          <w:p w14:paraId="1B886258" w14:textId="56ABD710" w:rsidR="008E0C41" w:rsidRDefault="008753A0" w:rsidP="00966255">
            <w:pPr>
              <w:rPr>
                <w:lang w:val="en-GB"/>
              </w:rPr>
            </w:pPr>
            <w:r>
              <w:rPr>
                <w:lang w:val="en-GB"/>
              </w:rPr>
              <w:t>7</w:t>
            </w:r>
          </w:p>
        </w:tc>
      </w:tr>
      <w:tr w:rsidR="008E0C41" w:rsidRPr="00FF505E" w14:paraId="1E33BEF7" w14:textId="77777777" w:rsidTr="009E018B">
        <w:trPr>
          <w:cnfStyle w:val="000000100000" w:firstRow="0" w:lastRow="0" w:firstColumn="0" w:lastColumn="0" w:oddVBand="0" w:evenVBand="0" w:oddHBand="1" w:evenHBand="0" w:firstRowFirstColumn="0" w:firstRowLastColumn="0" w:lastRowFirstColumn="0" w:lastRowLastColumn="0"/>
        </w:trPr>
        <w:tc>
          <w:tcPr>
            <w:tcW w:w="5372" w:type="dxa"/>
          </w:tcPr>
          <w:p w14:paraId="4231D69B" w14:textId="43C64826" w:rsidR="008E0C41" w:rsidRDefault="008E0C41" w:rsidP="008E0C41">
            <w:pPr>
              <w:rPr>
                <w:lang w:val="en-GB"/>
              </w:rPr>
            </w:pPr>
            <w:r>
              <w:rPr>
                <w:lang w:val="en-GB"/>
              </w:rPr>
              <w:lastRenderedPageBreak/>
              <w:t>INDICATE_</w:t>
            </w:r>
            <w:r w:rsidR="00003274" w:rsidRPr="00003274">
              <w:t>7</w:t>
            </w:r>
            <w:r w:rsidRPr="00003274">
              <w:t>_WLC_indicate</w:t>
            </w:r>
            <w:r>
              <w:rPr>
                <w:lang w:val="en-GB"/>
              </w:rPr>
              <w:t>_</w:t>
            </w:r>
            <w:proofErr w:type="spellStart"/>
            <w:r>
              <w:rPr>
                <w:lang w:val="en-GB"/>
              </w:rPr>
              <w:t>life_</w:t>
            </w:r>
            <w:r w:rsidR="00502A40">
              <w:rPr>
                <w:lang w:val="en-GB"/>
              </w:rPr>
              <w:t>Italy</w:t>
            </w:r>
            <w:proofErr w:type="spellEnd"/>
          </w:p>
          <w:p w14:paraId="3FC65A45" w14:textId="0D02E016" w:rsidR="008E0C41" w:rsidRDefault="008E0C41" w:rsidP="008E0C41">
            <w:pPr>
              <w:rPr>
                <w:lang w:val="en-GB"/>
              </w:rPr>
            </w:pPr>
            <w:r>
              <w:rPr>
                <w:lang w:val="en-GB"/>
              </w:rPr>
              <w:t>This dataset consists of categorized data on WLC of representative building cases for Italy</w:t>
            </w:r>
          </w:p>
        </w:tc>
        <w:tc>
          <w:tcPr>
            <w:tcW w:w="2977" w:type="dxa"/>
          </w:tcPr>
          <w:p w14:paraId="3781EE8F" w14:textId="4088B1E6" w:rsidR="008E0C41" w:rsidRDefault="00B333ED" w:rsidP="00966255">
            <w:pPr>
              <w:rPr>
                <w:lang w:val="en-GB"/>
              </w:rPr>
            </w:pPr>
            <w:proofErr w:type="spellStart"/>
            <w:r>
              <w:rPr>
                <w:lang w:val="en-GB"/>
              </w:rPr>
              <w:t>Polimi</w:t>
            </w:r>
            <w:proofErr w:type="spellEnd"/>
          </w:p>
        </w:tc>
        <w:tc>
          <w:tcPr>
            <w:tcW w:w="1532" w:type="dxa"/>
          </w:tcPr>
          <w:p w14:paraId="0EA9ABE2" w14:textId="306A2BC8" w:rsidR="008E0C41" w:rsidRDefault="00B333ED" w:rsidP="00966255">
            <w:pPr>
              <w:rPr>
                <w:lang w:val="en-GB"/>
              </w:rPr>
            </w:pPr>
            <w:r>
              <w:rPr>
                <w:lang w:val="en-GB"/>
              </w:rPr>
              <w:t>7</w:t>
            </w:r>
          </w:p>
        </w:tc>
      </w:tr>
    </w:tbl>
    <w:p w14:paraId="3C3524E8" w14:textId="77777777" w:rsidR="00104B65" w:rsidRPr="00FF505E" w:rsidRDefault="00104B65" w:rsidP="00104B65">
      <w:pPr>
        <w:rPr>
          <w:highlight w:val="magenta"/>
          <w:lang w:val="en-GB"/>
        </w:rPr>
      </w:pPr>
    </w:p>
    <w:p w14:paraId="000000A5" w14:textId="2CE5F864" w:rsidR="00F96074" w:rsidRPr="00FF505E" w:rsidRDefault="009E018B" w:rsidP="00A65A88">
      <w:pPr>
        <w:pStyle w:val="Heading2"/>
        <w:numPr>
          <w:ilvl w:val="1"/>
          <w:numId w:val="26"/>
        </w:numPr>
        <w:rPr>
          <w:lang w:val="en-GB"/>
        </w:rPr>
      </w:pPr>
      <w:bookmarkStart w:id="24" w:name="_Toc189577781"/>
      <w:r w:rsidRPr="00FF505E">
        <w:rPr>
          <w:lang w:val="en-GB"/>
        </w:rPr>
        <w:t>Purpose of Data Generation or Re-Use</w:t>
      </w:r>
      <w:bookmarkEnd w:id="24"/>
      <w:r w:rsidRPr="00FF505E">
        <w:rPr>
          <w:lang w:val="en-GB"/>
        </w:rPr>
        <w:t xml:space="preserve"> </w:t>
      </w:r>
    </w:p>
    <w:p w14:paraId="6F1A8C45" w14:textId="1E51CFEC" w:rsidR="009E018B" w:rsidRPr="00FF505E" w:rsidRDefault="009E018B" w:rsidP="009E018B">
      <w:pPr>
        <w:rPr>
          <w:lang w:val="en-GB"/>
        </w:rPr>
      </w:pPr>
      <w:r w:rsidRPr="00FF505E">
        <w:rPr>
          <w:lang w:val="en-GB"/>
        </w:rPr>
        <w:t xml:space="preserve">The purpose of data generation or reuse is to support the project's objectives by providing the necessary information for analysis, validation, and decision-making. Generated data ensures that project-specific insights are captured, while reused data leverages existing knowledge and resources to enhance efficiency and build on prior work. Together, these approaches enable the project to achieve its goals more effectively, aligning all data-related activities with the overarching objectives. </w:t>
      </w:r>
      <w:r w:rsidRPr="00FF505E">
        <w:rPr>
          <w:lang w:val="en-GB"/>
        </w:rPr>
        <w:fldChar w:fldCharType="begin"/>
      </w:r>
      <w:r w:rsidRPr="00FF505E">
        <w:rPr>
          <w:lang w:val="en-GB"/>
        </w:rPr>
        <w:instrText xml:space="preserve"> REF _Ref189566277 \h  \* MERGEFORMAT </w:instrText>
      </w:r>
      <w:r w:rsidRPr="00FF505E">
        <w:rPr>
          <w:lang w:val="en-GB"/>
        </w:rPr>
      </w:r>
      <w:r w:rsidRPr="00FF505E">
        <w:rPr>
          <w:lang w:val="en-GB"/>
        </w:rPr>
        <w:fldChar w:fldCharType="separate"/>
      </w:r>
      <w:r w:rsidRPr="00FF505E">
        <w:rPr>
          <w:lang w:val="en-GB"/>
        </w:rPr>
        <w:t>Table 2</w:t>
      </w:r>
      <w:r w:rsidRPr="00FF505E">
        <w:rPr>
          <w:lang w:val="en-GB"/>
        </w:rPr>
        <w:fldChar w:fldCharType="end"/>
      </w:r>
      <w:r w:rsidRPr="00FF505E">
        <w:rPr>
          <w:lang w:val="en-GB"/>
        </w:rPr>
        <w:t xml:space="preserve"> provides an overview of the datasets and their contribution to the project’s objectives.</w:t>
      </w:r>
    </w:p>
    <w:p w14:paraId="22736E49" w14:textId="2B6A8062" w:rsidR="009E018B" w:rsidRPr="00FF505E" w:rsidRDefault="009E018B" w:rsidP="009E018B">
      <w:pPr>
        <w:pStyle w:val="Caption"/>
        <w:keepNext/>
        <w:rPr>
          <w:iCs w:val="0"/>
          <w:color w:val="auto"/>
          <w:sz w:val="16"/>
          <w:szCs w:val="16"/>
          <w:lang w:val="en-GB"/>
        </w:rPr>
      </w:pPr>
      <w:bookmarkStart w:id="25" w:name="_Ref189566277"/>
      <w:bookmarkStart w:id="26" w:name="_Toc190174639"/>
      <w:r w:rsidRPr="00C11AD9">
        <w:rPr>
          <w:iCs w:val="0"/>
          <w:color w:val="auto"/>
          <w:sz w:val="16"/>
          <w:szCs w:val="16"/>
          <w:lang w:val="en-GB"/>
        </w:rPr>
        <w:t xml:space="preserve">Table </w:t>
      </w:r>
      <w:r w:rsidRPr="00C11AD9">
        <w:rPr>
          <w:iCs w:val="0"/>
          <w:color w:val="auto"/>
          <w:sz w:val="16"/>
          <w:szCs w:val="16"/>
          <w:lang w:val="en-GB"/>
        </w:rPr>
        <w:fldChar w:fldCharType="begin"/>
      </w:r>
      <w:r w:rsidRPr="00C11AD9">
        <w:rPr>
          <w:iCs w:val="0"/>
          <w:color w:val="auto"/>
          <w:sz w:val="16"/>
          <w:szCs w:val="16"/>
          <w:lang w:val="en-GB"/>
        </w:rPr>
        <w:instrText xml:space="preserve"> SEQ Table \* ARABIC </w:instrText>
      </w:r>
      <w:r w:rsidRPr="00C11AD9">
        <w:rPr>
          <w:iCs w:val="0"/>
          <w:color w:val="auto"/>
          <w:sz w:val="16"/>
          <w:szCs w:val="16"/>
          <w:lang w:val="en-GB"/>
        </w:rPr>
        <w:fldChar w:fldCharType="separate"/>
      </w:r>
      <w:r w:rsidRPr="00C11AD9">
        <w:rPr>
          <w:iCs w:val="0"/>
          <w:noProof/>
          <w:color w:val="auto"/>
          <w:sz w:val="16"/>
          <w:szCs w:val="16"/>
          <w:lang w:val="en-GB"/>
        </w:rPr>
        <w:t>2</w:t>
      </w:r>
      <w:r w:rsidRPr="00C11AD9">
        <w:rPr>
          <w:iCs w:val="0"/>
          <w:color w:val="auto"/>
          <w:sz w:val="16"/>
          <w:szCs w:val="16"/>
          <w:lang w:val="en-GB"/>
        </w:rPr>
        <w:fldChar w:fldCharType="end"/>
      </w:r>
      <w:bookmarkEnd w:id="25"/>
      <w:r w:rsidRPr="00C11AD9">
        <w:rPr>
          <w:iCs w:val="0"/>
          <w:color w:val="auto"/>
          <w:sz w:val="16"/>
          <w:szCs w:val="16"/>
          <w:lang w:val="en-GB"/>
        </w:rPr>
        <w:t>: Overview of dataset generation or re-use</w:t>
      </w:r>
      <w:bookmarkEnd w:id="26"/>
    </w:p>
    <w:tbl>
      <w:tblPr>
        <w:tblStyle w:val="a4"/>
        <w:tblW w:w="83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5372"/>
        <w:gridCol w:w="2977"/>
      </w:tblGrid>
      <w:tr w:rsidR="006D4B6C" w:rsidRPr="00FF505E" w14:paraId="3BBE1467" w14:textId="77777777" w:rsidTr="006D4B6C">
        <w:trPr>
          <w:cnfStyle w:val="100000000000" w:firstRow="1" w:lastRow="0" w:firstColumn="0" w:lastColumn="0" w:oddVBand="0" w:evenVBand="0" w:oddHBand="0" w:evenHBand="0" w:firstRowFirstColumn="0" w:firstRowLastColumn="0" w:lastRowFirstColumn="0" w:lastRowLastColumn="0"/>
          <w:tblHeader/>
        </w:trPr>
        <w:tc>
          <w:tcPr>
            <w:tcW w:w="5372" w:type="dxa"/>
            <w:tcBorders>
              <w:bottom w:val="single" w:sz="8" w:space="0" w:color="7F7F7F"/>
            </w:tcBorders>
          </w:tcPr>
          <w:p w14:paraId="415AA562" w14:textId="1F2B94D4" w:rsidR="006D4B6C" w:rsidRPr="00FF505E" w:rsidRDefault="006D4B6C" w:rsidP="00966255">
            <w:pPr>
              <w:rPr>
                <w:b/>
                <w:color w:val="132B45"/>
                <w:lang w:val="en-GB"/>
              </w:rPr>
            </w:pPr>
            <w:r w:rsidRPr="00FF505E">
              <w:rPr>
                <w:b/>
                <w:i w:val="0"/>
                <w:color w:val="132B45"/>
                <w:lang w:val="en-GB"/>
              </w:rPr>
              <w:t>Project dataset</w:t>
            </w:r>
          </w:p>
        </w:tc>
        <w:tc>
          <w:tcPr>
            <w:tcW w:w="2977" w:type="dxa"/>
            <w:tcBorders>
              <w:bottom w:val="single" w:sz="8" w:space="0" w:color="7F7F7F"/>
            </w:tcBorders>
          </w:tcPr>
          <w:p w14:paraId="4D8789A7" w14:textId="0B880F8A" w:rsidR="006D4B6C" w:rsidRPr="00FF505E" w:rsidRDefault="006D4B6C" w:rsidP="00966255">
            <w:pPr>
              <w:rPr>
                <w:b/>
                <w:color w:val="132B45"/>
                <w:lang w:val="en-GB"/>
              </w:rPr>
            </w:pPr>
            <w:r w:rsidRPr="00FF505E">
              <w:rPr>
                <w:b/>
                <w:i w:val="0"/>
                <w:color w:val="132B45"/>
                <w:lang w:val="en-GB"/>
              </w:rPr>
              <w:t>Generation or Re-Use of Existing Data</w:t>
            </w:r>
          </w:p>
        </w:tc>
      </w:tr>
      <w:tr w:rsidR="006D4B6C" w:rsidRPr="00FF505E" w14:paraId="13B32CA3" w14:textId="77777777" w:rsidTr="006D4B6C">
        <w:trPr>
          <w:cnfStyle w:val="000000100000" w:firstRow="0" w:lastRow="0" w:firstColumn="0" w:lastColumn="0" w:oddVBand="0" w:evenVBand="0" w:oddHBand="1" w:evenHBand="0" w:firstRowFirstColumn="0" w:firstRowLastColumn="0" w:lastRowFirstColumn="0" w:lastRowLastColumn="0"/>
        </w:trPr>
        <w:tc>
          <w:tcPr>
            <w:tcW w:w="5372" w:type="dxa"/>
            <w:tcBorders>
              <w:top w:val="single" w:sz="8" w:space="0" w:color="7F7F7F"/>
            </w:tcBorders>
          </w:tcPr>
          <w:p w14:paraId="062180F9" w14:textId="3A25D82B" w:rsidR="006D4B6C" w:rsidRPr="00FF505E" w:rsidRDefault="00F800B7" w:rsidP="000A04A3">
            <w:pPr>
              <w:rPr>
                <w:lang w:val="en-GB"/>
              </w:rPr>
            </w:pPr>
            <w:r w:rsidRPr="00FF505E">
              <w:rPr>
                <w:lang w:val="en-GB"/>
              </w:rPr>
              <w:t>INDICATE</w:t>
            </w:r>
            <w:r w:rsidR="006D4B6C" w:rsidRPr="00FF505E">
              <w:rPr>
                <w:lang w:val="en-GB"/>
              </w:rPr>
              <w:t>_1_Project_Partner</w:t>
            </w:r>
          </w:p>
        </w:tc>
        <w:tc>
          <w:tcPr>
            <w:tcW w:w="2977" w:type="dxa"/>
            <w:tcBorders>
              <w:top w:val="single" w:sz="8" w:space="0" w:color="7F7F7F"/>
            </w:tcBorders>
          </w:tcPr>
          <w:p w14:paraId="4E5D83DB" w14:textId="0D9D42F4" w:rsidR="006D4B6C" w:rsidRPr="00FF505E" w:rsidRDefault="006D4B6C" w:rsidP="006D4B6C">
            <w:pPr>
              <w:rPr>
                <w:lang w:val="en-GB"/>
              </w:rPr>
            </w:pPr>
            <w:r w:rsidRPr="00FF505E">
              <w:rPr>
                <w:lang w:val="en-GB"/>
              </w:rPr>
              <w:t>Generated</w:t>
            </w:r>
          </w:p>
        </w:tc>
      </w:tr>
      <w:tr w:rsidR="006D4B6C" w:rsidRPr="00FF505E" w14:paraId="523D5A6E" w14:textId="77777777" w:rsidTr="006D4B6C">
        <w:tc>
          <w:tcPr>
            <w:tcW w:w="5372" w:type="dxa"/>
          </w:tcPr>
          <w:p w14:paraId="5BC43710" w14:textId="092EDC6A" w:rsidR="006D4B6C" w:rsidRPr="00FF505E" w:rsidRDefault="00F800B7" w:rsidP="000A04A3">
            <w:pPr>
              <w:rPr>
                <w:lang w:val="en-GB"/>
              </w:rPr>
            </w:pPr>
            <w:r w:rsidRPr="00FF505E">
              <w:rPr>
                <w:lang w:val="en-GB"/>
              </w:rPr>
              <w:t>INDICATE</w:t>
            </w:r>
            <w:r w:rsidR="006D4B6C" w:rsidRPr="00FF505E">
              <w:rPr>
                <w:lang w:val="en-GB"/>
              </w:rPr>
              <w:t>_2_Advisory_Board</w:t>
            </w:r>
          </w:p>
        </w:tc>
        <w:tc>
          <w:tcPr>
            <w:tcW w:w="2977" w:type="dxa"/>
          </w:tcPr>
          <w:p w14:paraId="11815674" w14:textId="14286ED9" w:rsidR="006D4B6C" w:rsidRPr="00FF505E" w:rsidRDefault="006D4B6C" w:rsidP="006D4B6C">
            <w:pPr>
              <w:rPr>
                <w:lang w:val="en-GB"/>
              </w:rPr>
            </w:pPr>
            <w:r w:rsidRPr="00FF505E">
              <w:rPr>
                <w:lang w:val="en-GB"/>
              </w:rPr>
              <w:t>Generated</w:t>
            </w:r>
          </w:p>
        </w:tc>
      </w:tr>
      <w:tr w:rsidR="000A04A3" w:rsidRPr="00FF505E" w14:paraId="4CEEEBDB" w14:textId="77777777" w:rsidTr="006D4B6C">
        <w:trPr>
          <w:cnfStyle w:val="000000100000" w:firstRow="0" w:lastRow="0" w:firstColumn="0" w:lastColumn="0" w:oddVBand="0" w:evenVBand="0" w:oddHBand="1" w:evenHBand="0" w:firstRowFirstColumn="0" w:firstRowLastColumn="0" w:lastRowFirstColumn="0" w:lastRowLastColumn="0"/>
        </w:trPr>
        <w:tc>
          <w:tcPr>
            <w:tcW w:w="5372" w:type="dxa"/>
          </w:tcPr>
          <w:p w14:paraId="16C31417" w14:textId="20E37674" w:rsidR="000A04A3" w:rsidRPr="00BB2791" w:rsidRDefault="000A04A3" w:rsidP="000A04A3">
            <w:pPr>
              <w:rPr>
                <w:lang w:val="en-GB"/>
              </w:rPr>
            </w:pPr>
            <w:r>
              <w:rPr>
                <w:lang w:val="en-GB"/>
              </w:rPr>
              <w:t>INDICATE_3_WLC_indicate_life_</w:t>
            </w:r>
            <w:r w:rsidR="00D6392A">
              <w:rPr>
                <w:lang w:val="en-GB"/>
              </w:rPr>
              <w:t>all</w:t>
            </w:r>
            <w:r>
              <w:rPr>
                <w:lang w:val="en-GB"/>
              </w:rPr>
              <w:t>countries</w:t>
            </w:r>
          </w:p>
        </w:tc>
        <w:tc>
          <w:tcPr>
            <w:tcW w:w="2977" w:type="dxa"/>
          </w:tcPr>
          <w:p w14:paraId="54E67FEF" w14:textId="4D3E0CE6" w:rsidR="000A04A3" w:rsidRPr="00FF505E" w:rsidRDefault="000A04A3" w:rsidP="000A04A3">
            <w:pPr>
              <w:rPr>
                <w:lang w:val="en-GB"/>
              </w:rPr>
            </w:pPr>
            <w:r w:rsidRPr="00FF505E">
              <w:rPr>
                <w:lang w:val="en-GB"/>
              </w:rPr>
              <w:t>Generated and re-used</w:t>
            </w:r>
          </w:p>
        </w:tc>
      </w:tr>
      <w:tr w:rsidR="000A04A3" w:rsidRPr="00FF505E" w14:paraId="6C58B3E5" w14:textId="77777777" w:rsidTr="006D4B6C">
        <w:tc>
          <w:tcPr>
            <w:tcW w:w="5372" w:type="dxa"/>
          </w:tcPr>
          <w:p w14:paraId="3D0C3095" w14:textId="640F97DC" w:rsidR="000A04A3" w:rsidRPr="00BB2791" w:rsidRDefault="000A04A3" w:rsidP="000A04A3">
            <w:pPr>
              <w:rPr>
                <w:lang w:val="en-GB"/>
              </w:rPr>
            </w:pPr>
            <w:r>
              <w:rPr>
                <w:lang w:val="en-GB"/>
              </w:rPr>
              <w:t>INDICATE</w:t>
            </w:r>
            <w:r w:rsidRPr="00003274">
              <w:t>_4_</w:t>
            </w:r>
            <w:proofErr w:type="spellStart"/>
            <w:r>
              <w:rPr>
                <w:lang w:val="en-GB"/>
              </w:rPr>
              <w:t>WLC_indicate_life_Austria</w:t>
            </w:r>
            <w:proofErr w:type="spellEnd"/>
          </w:p>
        </w:tc>
        <w:tc>
          <w:tcPr>
            <w:tcW w:w="2977" w:type="dxa"/>
          </w:tcPr>
          <w:p w14:paraId="17B09534" w14:textId="2E987AFC" w:rsidR="000A04A3" w:rsidRPr="00FF505E" w:rsidRDefault="000A04A3" w:rsidP="000A04A3">
            <w:pPr>
              <w:rPr>
                <w:lang w:val="en-GB"/>
              </w:rPr>
            </w:pPr>
            <w:r w:rsidRPr="00FF505E">
              <w:rPr>
                <w:lang w:val="en-GB"/>
              </w:rPr>
              <w:t>Generated and re-used</w:t>
            </w:r>
          </w:p>
        </w:tc>
      </w:tr>
      <w:tr w:rsidR="000A04A3" w:rsidRPr="00FF505E" w14:paraId="6DC82377" w14:textId="77777777" w:rsidTr="006D4B6C">
        <w:trPr>
          <w:cnfStyle w:val="000000100000" w:firstRow="0" w:lastRow="0" w:firstColumn="0" w:lastColumn="0" w:oddVBand="0" w:evenVBand="0" w:oddHBand="1" w:evenHBand="0" w:firstRowFirstColumn="0" w:firstRowLastColumn="0" w:lastRowFirstColumn="0" w:lastRowLastColumn="0"/>
        </w:trPr>
        <w:tc>
          <w:tcPr>
            <w:tcW w:w="5372" w:type="dxa"/>
          </w:tcPr>
          <w:p w14:paraId="7A919FFE" w14:textId="166D6B60" w:rsidR="000A04A3" w:rsidRPr="00BB2791" w:rsidRDefault="000A04A3" w:rsidP="000A04A3">
            <w:pPr>
              <w:rPr>
                <w:lang w:val="en-GB"/>
              </w:rPr>
            </w:pPr>
            <w:r>
              <w:rPr>
                <w:lang w:val="en-GB"/>
              </w:rPr>
              <w:t>INDICATE</w:t>
            </w:r>
            <w:r w:rsidRPr="00003274">
              <w:t>_5_WLC</w:t>
            </w:r>
            <w:r>
              <w:rPr>
                <w:lang w:val="en-GB"/>
              </w:rPr>
              <w:t>_</w:t>
            </w:r>
            <w:proofErr w:type="spellStart"/>
            <w:r>
              <w:rPr>
                <w:lang w:val="en-GB"/>
              </w:rPr>
              <w:t>indicate_life_Luxembourg</w:t>
            </w:r>
            <w:proofErr w:type="spellEnd"/>
          </w:p>
        </w:tc>
        <w:tc>
          <w:tcPr>
            <w:tcW w:w="2977" w:type="dxa"/>
          </w:tcPr>
          <w:p w14:paraId="3FB3BF8C" w14:textId="3465CA4D" w:rsidR="000A04A3" w:rsidRPr="00FF505E" w:rsidRDefault="000A04A3" w:rsidP="000A04A3">
            <w:pPr>
              <w:rPr>
                <w:lang w:val="en-GB"/>
              </w:rPr>
            </w:pPr>
            <w:r w:rsidRPr="00FF505E">
              <w:rPr>
                <w:lang w:val="en-GB"/>
              </w:rPr>
              <w:t>Generated and re-used</w:t>
            </w:r>
          </w:p>
        </w:tc>
      </w:tr>
      <w:tr w:rsidR="000A04A3" w:rsidRPr="00FF505E" w14:paraId="7B6E68FA" w14:textId="77777777" w:rsidTr="006D4B6C">
        <w:tc>
          <w:tcPr>
            <w:tcW w:w="5372" w:type="dxa"/>
          </w:tcPr>
          <w:p w14:paraId="38A6935A" w14:textId="560FB4EB" w:rsidR="000A04A3" w:rsidRPr="00BB2791" w:rsidRDefault="000A04A3" w:rsidP="000A04A3">
            <w:pPr>
              <w:rPr>
                <w:lang w:val="en-GB"/>
              </w:rPr>
            </w:pPr>
            <w:r>
              <w:rPr>
                <w:lang w:val="en-GB"/>
              </w:rPr>
              <w:t>INDICATE_</w:t>
            </w:r>
            <w:r w:rsidRPr="00003274">
              <w:t>6_WLC</w:t>
            </w:r>
            <w:r>
              <w:rPr>
                <w:lang w:val="en-GB"/>
              </w:rPr>
              <w:t>_</w:t>
            </w:r>
            <w:proofErr w:type="spellStart"/>
            <w:r>
              <w:rPr>
                <w:lang w:val="en-GB"/>
              </w:rPr>
              <w:t>indicate_life_Croatia</w:t>
            </w:r>
            <w:proofErr w:type="spellEnd"/>
          </w:p>
        </w:tc>
        <w:tc>
          <w:tcPr>
            <w:tcW w:w="2977" w:type="dxa"/>
          </w:tcPr>
          <w:p w14:paraId="696FA734" w14:textId="7E296019" w:rsidR="000A04A3" w:rsidRPr="00FF505E" w:rsidRDefault="000A04A3" w:rsidP="000A04A3">
            <w:pPr>
              <w:rPr>
                <w:lang w:val="en-GB"/>
              </w:rPr>
            </w:pPr>
            <w:r w:rsidRPr="00FF505E">
              <w:rPr>
                <w:lang w:val="en-GB"/>
              </w:rPr>
              <w:t>Generated and re-used</w:t>
            </w:r>
          </w:p>
        </w:tc>
      </w:tr>
      <w:tr w:rsidR="000A04A3" w:rsidRPr="00FF505E" w14:paraId="23133C8B" w14:textId="77777777" w:rsidTr="006D4B6C">
        <w:trPr>
          <w:cnfStyle w:val="000000100000" w:firstRow="0" w:lastRow="0" w:firstColumn="0" w:lastColumn="0" w:oddVBand="0" w:evenVBand="0" w:oddHBand="1" w:evenHBand="0" w:firstRowFirstColumn="0" w:firstRowLastColumn="0" w:lastRowFirstColumn="0" w:lastRowLastColumn="0"/>
        </w:trPr>
        <w:tc>
          <w:tcPr>
            <w:tcW w:w="5372" w:type="dxa"/>
          </w:tcPr>
          <w:p w14:paraId="40385675" w14:textId="484245EA" w:rsidR="000A04A3" w:rsidRPr="00BB2791" w:rsidRDefault="000A04A3" w:rsidP="000A04A3">
            <w:pPr>
              <w:rPr>
                <w:lang w:val="en-GB"/>
              </w:rPr>
            </w:pPr>
            <w:r>
              <w:rPr>
                <w:lang w:val="en-GB"/>
              </w:rPr>
              <w:t>INDICATE_</w:t>
            </w:r>
            <w:r w:rsidRPr="00003274">
              <w:t>7_WLC_indicate</w:t>
            </w:r>
            <w:r>
              <w:rPr>
                <w:lang w:val="en-GB"/>
              </w:rPr>
              <w:t>_</w:t>
            </w:r>
            <w:proofErr w:type="spellStart"/>
            <w:r>
              <w:rPr>
                <w:lang w:val="en-GB"/>
              </w:rPr>
              <w:t>life_Italy</w:t>
            </w:r>
            <w:proofErr w:type="spellEnd"/>
          </w:p>
        </w:tc>
        <w:tc>
          <w:tcPr>
            <w:tcW w:w="2977" w:type="dxa"/>
          </w:tcPr>
          <w:p w14:paraId="4C5990C2" w14:textId="3DB88FA9" w:rsidR="000A04A3" w:rsidRPr="00FF505E" w:rsidRDefault="000A04A3" w:rsidP="000A04A3">
            <w:pPr>
              <w:rPr>
                <w:lang w:val="en-GB"/>
              </w:rPr>
            </w:pPr>
            <w:r w:rsidRPr="00FF505E">
              <w:rPr>
                <w:lang w:val="en-GB"/>
              </w:rPr>
              <w:t>Generated and re-used</w:t>
            </w:r>
          </w:p>
        </w:tc>
      </w:tr>
    </w:tbl>
    <w:p w14:paraId="5B087919" w14:textId="77777777" w:rsidR="009E018B" w:rsidRPr="00FF505E" w:rsidRDefault="009E018B">
      <w:pPr>
        <w:rPr>
          <w:lang w:val="en-GB"/>
        </w:rPr>
      </w:pPr>
    </w:p>
    <w:p w14:paraId="3896239B" w14:textId="66162BF4" w:rsidR="006D4B6C" w:rsidRPr="00FF505E" w:rsidRDefault="006D4B6C" w:rsidP="00A65A88">
      <w:pPr>
        <w:pStyle w:val="Heading2"/>
        <w:numPr>
          <w:ilvl w:val="1"/>
          <w:numId w:val="26"/>
        </w:numPr>
        <w:rPr>
          <w:lang w:val="en-GB"/>
        </w:rPr>
      </w:pPr>
      <w:bookmarkStart w:id="27" w:name="_Toc189577782"/>
      <w:r w:rsidRPr="00FF505E">
        <w:rPr>
          <w:lang w:val="en-GB"/>
        </w:rPr>
        <w:t>Types and Formats of Data</w:t>
      </w:r>
      <w:bookmarkEnd w:id="27"/>
    </w:p>
    <w:p w14:paraId="33A4F093" w14:textId="77ADEB3A" w:rsidR="006D4B6C" w:rsidRPr="00FF505E" w:rsidRDefault="006D4B6C" w:rsidP="006D4B6C">
      <w:pPr>
        <w:rPr>
          <w:lang w:val="en-GB"/>
        </w:rPr>
      </w:pPr>
      <w:r w:rsidRPr="00FF505E">
        <w:rPr>
          <w:lang w:val="en-GB"/>
        </w:rPr>
        <w:t xml:space="preserve">This chapter outlines the types and formats of data the project will </w:t>
      </w:r>
      <w:r w:rsidRPr="00E201E3">
        <w:rPr>
          <w:lang w:val="en-GB"/>
        </w:rPr>
        <w:t>generate or re-use. It provides a detailed overview of how the data will be structured, managed</w:t>
      </w:r>
      <w:r w:rsidRPr="00FF505E">
        <w:rPr>
          <w:lang w:val="en-GB"/>
        </w:rPr>
        <w:t xml:space="preserve">, and utilized to support the project’s objectives efficiently. For example, the project may generate </w:t>
      </w:r>
      <w:r w:rsidR="00E201E3">
        <w:rPr>
          <w:lang w:val="en-GB"/>
        </w:rPr>
        <w:t>quantitative</w:t>
      </w:r>
      <w:r w:rsidR="00E201E3" w:rsidRPr="00FF505E">
        <w:rPr>
          <w:lang w:val="en-GB"/>
        </w:rPr>
        <w:t xml:space="preserve"> </w:t>
      </w:r>
      <w:r w:rsidRPr="00FF505E">
        <w:rPr>
          <w:lang w:val="en-GB"/>
        </w:rPr>
        <w:t xml:space="preserve">data in CSV or Excel formats, </w:t>
      </w:r>
      <w:r w:rsidR="0018521C">
        <w:rPr>
          <w:lang w:val="en-GB"/>
        </w:rPr>
        <w:t xml:space="preserve"> and </w:t>
      </w:r>
      <w:r w:rsidRPr="00FF505E">
        <w:rPr>
          <w:lang w:val="en-GB"/>
        </w:rPr>
        <w:t xml:space="preserve">qualitative data from interviews stored as text files or PDFs,. Additionally, reused datasets may include publicly available statistics in XML or JSON formats or legacy project data archived in institutional repositories. </w:t>
      </w:r>
      <w:r w:rsidRPr="00FF505E">
        <w:rPr>
          <w:lang w:val="en-GB"/>
        </w:rPr>
        <w:fldChar w:fldCharType="begin"/>
      </w:r>
      <w:r w:rsidRPr="00FF505E">
        <w:rPr>
          <w:lang w:val="en-GB"/>
        </w:rPr>
        <w:instrText xml:space="preserve"> REF _Ref189566676 \h </w:instrText>
      </w:r>
      <w:r w:rsidR="004D279E" w:rsidRPr="00FF505E">
        <w:rPr>
          <w:lang w:val="en-GB"/>
        </w:rPr>
        <w:instrText xml:space="preserve"> \* MERGEFORMAT </w:instrText>
      </w:r>
      <w:r w:rsidRPr="00FF505E">
        <w:rPr>
          <w:lang w:val="en-GB"/>
        </w:rPr>
      </w:r>
      <w:r w:rsidRPr="00FF505E">
        <w:rPr>
          <w:lang w:val="en-GB"/>
        </w:rPr>
        <w:fldChar w:fldCharType="separate"/>
      </w:r>
      <w:r w:rsidRPr="00FF505E">
        <w:rPr>
          <w:lang w:val="en-GB"/>
        </w:rPr>
        <w:t>Table 3</w:t>
      </w:r>
      <w:r w:rsidRPr="00FF505E">
        <w:rPr>
          <w:lang w:val="en-GB"/>
        </w:rPr>
        <w:fldChar w:fldCharType="end"/>
      </w:r>
      <w:r w:rsidRPr="00FF505E">
        <w:rPr>
          <w:lang w:val="en-GB"/>
        </w:rPr>
        <w:t xml:space="preserve"> provides an overview of the </w:t>
      </w:r>
      <w:r w:rsidR="004D279E" w:rsidRPr="00FF505E">
        <w:rPr>
          <w:lang w:val="en-GB"/>
        </w:rPr>
        <w:t>types and formats of data</w:t>
      </w:r>
      <w:r w:rsidR="00E201E3">
        <w:rPr>
          <w:lang w:val="en-GB"/>
        </w:rPr>
        <w:t>.</w:t>
      </w:r>
    </w:p>
    <w:p w14:paraId="0AC68A14" w14:textId="05B1FB46" w:rsidR="006D4B6C" w:rsidRPr="00FF505E" w:rsidRDefault="006D4B6C" w:rsidP="006D4B6C">
      <w:pPr>
        <w:pStyle w:val="Caption"/>
        <w:keepNext/>
        <w:rPr>
          <w:iCs w:val="0"/>
          <w:color w:val="auto"/>
          <w:sz w:val="16"/>
          <w:szCs w:val="16"/>
          <w:lang w:val="en-GB"/>
        </w:rPr>
      </w:pPr>
      <w:r w:rsidRPr="00FF505E">
        <w:rPr>
          <w:lang w:val="en-GB"/>
        </w:rPr>
        <w:lastRenderedPageBreak/>
        <w:t xml:space="preserve"> </w:t>
      </w:r>
      <w:bookmarkStart w:id="28" w:name="_Ref189566676"/>
      <w:bookmarkStart w:id="29" w:name="_Toc190174640"/>
      <w:r w:rsidRPr="0018521C">
        <w:rPr>
          <w:iCs w:val="0"/>
          <w:color w:val="auto"/>
          <w:sz w:val="16"/>
          <w:szCs w:val="16"/>
          <w:lang w:val="en-GB"/>
        </w:rPr>
        <w:t xml:space="preserve">Table </w:t>
      </w:r>
      <w:r w:rsidRPr="0018521C">
        <w:rPr>
          <w:iCs w:val="0"/>
          <w:color w:val="auto"/>
          <w:sz w:val="16"/>
          <w:szCs w:val="16"/>
          <w:lang w:val="en-GB"/>
        </w:rPr>
        <w:fldChar w:fldCharType="begin"/>
      </w:r>
      <w:r w:rsidRPr="0018521C">
        <w:rPr>
          <w:iCs w:val="0"/>
          <w:color w:val="auto"/>
          <w:sz w:val="16"/>
          <w:szCs w:val="16"/>
          <w:lang w:val="en-GB"/>
        </w:rPr>
        <w:instrText xml:space="preserve"> SEQ Table \* ARABIC </w:instrText>
      </w:r>
      <w:r w:rsidRPr="0018521C">
        <w:rPr>
          <w:iCs w:val="0"/>
          <w:color w:val="auto"/>
          <w:sz w:val="16"/>
          <w:szCs w:val="16"/>
          <w:lang w:val="en-GB"/>
        </w:rPr>
        <w:fldChar w:fldCharType="separate"/>
      </w:r>
      <w:r w:rsidRPr="0018521C">
        <w:rPr>
          <w:iCs w:val="0"/>
          <w:noProof/>
          <w:color w:val="auto"/>
          <w:sz w:val="16"/>
          <w:szCs w:val="16"/>
          <w:lang w:val="en-GB"/>
        </w:rPr>
        <w:t>3</w:t>
      </w:r>
      <w:r w:rsidRPr="0018521C">
        <w:rPr>
          <w:iCs w:val="0"/>
          <w:color w:val="auto"/>
          <w:sz w:val="16"/>
          <w:szCs w:val="16"/>
          <w:lang w:val="en-GB"/>
        </w:rPr>
        <w:fldChar w:fldCharType="end"/>
      </w:r>
      <w:bookmarkEnd w:id="28"/>
      <w:r w:rsidRPr="0018521C">
        <w:rPr>
          <w:iCs w:val="0"/>
          <w:color w:val="auto"/>
          <w:sz w:val="16"/>
          <w:szCs w:val="16"/>
          <w:lang w:val="en-GB"/>
        </w:rPr>
        <w:t xml:space="preserve">: </w:t>
      </w:r>
      <w:r w:rsidR="004D279E" w:rsidRPr="0018521C">
        <w:rPr>
          <w:iCs w:val="0"/>
          <w:color w:val="auto"/>
          <w:sz w:val="16"/>
          <w:szCs w:val="16"/>
          <w:lang w:val="en-GB"/>
        </w:rPr>
        <w:t>Types and Formats of Data</w:t>
      </w:r>
      <w:bookmarkEnd w:id="29"/>
    </w:p>
    <w:tbl>
      <w:tblPr>
        <w:tblStyle w:val="a4"/>
        <w:tblW w:w="83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5372"/>
        <w:gridCol w:w="2977"/>
      </w:tblGrid>
      <w:tr w:rsidR="006D4B6C" w:rsidRPr="00FF505E" w14:paraId="362299D4" w14:textId="77777777" w:rsidTr="00966255">
        <w:trPr>
          <w:cnfStyle w:val="100000000000" w:firstRow="1" w:lastRow="0" w:firstColumn="0" w:lastColumn="0" w:oddVBand="0" w:evenVBand="0" w:oddHBand="0" w:evenHBand="0" w:firstRowFirstColumn="0" w:firstRowLastColumn="0" w:lastRowFirstColumn="0" w:lastRowLastColumn="0"/>
          <w:tblHeader/>
        </w:trPr>
        <w:tc>
          <w:tcPr>
            <w:tcW w:w="5372" w:type="dxa"/>
            <w:tcBorders>
              <w:bottom w:val="single" w:sz="8" w:space="0" w:color="7F7F7F"/>
            </w:tcBorders>
          </w:tcPr>
          <w:p w14:paraId="7DABCCB8" w14:textId="77777777" w:rsidR="006D4B6C" w:rsidRPr="00FF505E" w:rsidRDefault="006D4B6C" w:rsidP="00966255">
            <w:pPr>
              <w:rPr>
                <w:b/>
                <w:color w:val="132B45"/>
                <w:lang w:val="en-GB"/>
              </w:rPr>
            </w:pPr>
            <w:r w:rsidRPr="00FF505E">
              <w:rPr>
                <w:b/>
                <w:i w:val="0"/>
                <w:color w:val="132B45"/>
                <w:lang w:val="en-GB"/>
              </w:rPr>
              <w:t>Project dataset</w:t>
            </w:r>
          </w:p>
        </w:tc>
        <w:tc>
          <w:tcPr>
            <w:tcW w:w="2977" w:type="dxa"/>
            <w:tcBorders>
              <w:bottom w:val="single" w:sz="8" w:space="0" w:color="7F7F7F"/>
            </w:tcBorders>
          </w:tcPr>
          <w:p w14:paraId="42D9BC89" w14:textId="691D5762" w:rsidR="006D4B6C" w:rsidRPr="00FF505E" w:rsidRDefault="004D279E" w:rsidP="00966255">
            <w:pPr>
              <w:rPr>
                <w:b/>
                <w:color w:val="132B45"/>
                <w:lang w:val="en-GB"/>
              </w:rPr>
            </w:pPr>
            <w:r w:rsidRPr="00FF505E">
              <w:rPr>
                <w:b/>
                <w:i w:val="0"/>
                <w:color w:val="132B45"/>
                <w:lang w:val="en-GB"/>
              </w:rPr>
              <w:t>Types and Formats of Data</w:t>
            </w:r>
          </w:p>
        </w:tc>
      </w:tr>
      <w:tr w:rsidR="00BB2791" w:rsidRPr="00FF505E" w14:paraId="7D5DCA1D" w14:textId="77777777" w:rsidTr="00966255">
        <w:trPr>
          <w:cnfStyle w:val="000000100000" w:firstRow="0" w:lastRow="0" w:firstColumn="0" w:lastColumn="0" w:oddVBand="0" w:evenVBand="0" w:oddHBand="1" w:evenHBand="0" w:firstRowFirstColumn="0" w:firstRowLastColumn="0" w:lastRowFirstColumn="0" w:lastRowLastColumn="0"/>
        </w:trPr>
        <w:tc>
          <w:tcPr>
            <w:tcW w:w="5372" w:type="dxa"/>
            <w:tcBorders>
              <w:top w:val="single" w:sz="8" w:space="0" w:color="7F7F7F"/>
            </w:tcBorders>
          </w:tcPr>
          <w:p w14:paraId="68742D7C" w14:textId="3A09FA8B" w:rsidR="00BB2791" w:rsidRPr="00FF505E" w:rsidRDefault="00BB2791" w:rsidP="00BB2791">
            <w:pPr>
              <w:rPr>
                <w:b/>
                <w:color w:val="3C886C"/>
                <w:lang w:val="en-GB"/>
              </w:rPr>
            </w:pPr>
            <w:r w:rsidRPr="00FF505E">
              <w:rPr>
                <w:lang w:val="en-GB"/>
              </w:rPr>
              <w:t>INDICATE_1_Project_Partner</w:t>
            </w:r>
          </w:p>
        </w:tc>
        <w:tc>
          <w:tcPr>
            <w:tcW w:w="2977" w:type="dxa"/>
            <w:tcBorders>
              <w:top w:val="single" w:sz="8" w:space="0" w:color="7F7F7F"/>
            </w:tcBorders>
          </w:tcPr>
          <w:p w14:paraId="4C01D539" w14:textId="1B1A7622" w:rsidR="00BB2791" w:rsidRPr="00FF505E" w:rsidRDefault="00BB2791" w:rsidP="00BB2791">
            <w:pPr>
              <w:rPr>
                <w:lang w:val="en-GB"/>
              </w:rPr>
            </w:pPr>
            <w:r w:rsidRPr="00FF505E">
              <w:rPr>
                <w:lang w:val="en-GB"/>
              </w:rPr>
              <w:t>Textual data: PDF</w:t>
            </w:r>
          </w:p>
        </w:tc>
      </w:tr>
      <w:tr w:rsidR="00BB2791" w:rsidRPr="00FF505E" w14:paraId="36ED7393" w14:textId="77777777" w:rsidTr="00966255">
        <w:tc>
          <w:tcPr>
            <w:tcW w:w="5372" w:type="dxa"/>
          </w:tcPr>
          <w:p w14:paraId="121FB5A5" w14:textId="69CDE937" w:rsidR="00BB2791" w:rsidRPr="00FF505E" w:rsidRDefault="00BB2791" w:rsidP="00BB2791">
            <w:pPr>
              <w:rPr>
                <w:b/>
                <w:color w:val="3C886C"/>
                <w:lang w:val="en-GB"/>
              </w:rPr>
            </w:pPr>
            <w:r w:rsidRPr="00FF505E">
              <w:rPr>
                <w:lang w:val="en-GB"/>
              </w:rPr>
              <w:t>INDICATE_2_Advisory_Board</w:t>
            </w:r>
          </w:p>
        </w:tc>
        <w:tc>
          <w:tcPr>
            <w:tcW w:w="2977" w:type="dxa"/>
          </w:tcPr>
          <w:p w14:paraId="65883F33" w14:textId="1D826014" w:rsidR="00BB2791" w:rsidRPr="00FF505E" w:rsidRDefault="00BB2791" w:rsidP="00BB2791">
            <w:pPr>
              <w:rPr>
                <w:lang w:val="en-GB"/>
              </w:rPr>
            </w:pPr>
            <w:r w:rsidRPr="00FF505E">
              <w:rPr>
                <w:lang w:val="en-GB"/>
              </w:rPr>
              <w:t>Textual data: PDF</w:t>
            </w:r>
          </w:p>
        </w:tc>
      </w:tr>
      <w:tr w:rsidR="008448C3" w:rsidRPr="00FF505E" w14:paraId="26CBB3B6" w14:textId="77777777" w:rsidTr="00966255">
        <w:trPr>
          <w:cnfStyle w:val="000000100000" w:firstRow="0" w:lastRow="0" w:firstColumn="0" w:lastColumn="0" w:oddVBand="0" w:evenVBand="0" w:oddHBand="1" w:evenHBand="0" w:firstRowFirstColumn="0" w:firstRowLastColumn="0" w:lastRowFirstColumn="0" w:lastRowLastColumn="0"/>
        </w:trPr>
        <w:tc>
          <w:tcPr>
            <w:tcW w:w="5372" w:type="dxa"/>
          </w:tcPr>
          <w:p w14:paraId="4E77A565" w14:textId="06D8BD73" w:rsidR="008448C3" w:rsidRPr="00FF505E" w:rsidRDefault="008448C3" w:rsidP="00BB2791">
            <w:pPr>
              <w:rPr>
                <w:b/>
                <w:color w:val="3C886C"/>
                <w:lang w:val="en-GB"/>
              </w:rPr>
            </w:pPr>
            <w:r>
              <w:rPr>
                <w:lang w:val="en-GB"/>
              </w:rPr>
              <w:t>INDICATE_3_WLC_indicate_life_allcountries</w:t>
            </w:r>
          </w:p>
        </w:tc>
        <w:tc>
          <w:tcPr>
            <w:tcW w:w="2977" w:type="dxa"/>
            <w:vMerge w:val="restart"/>
          </w:tcPr>
          <w:p w14:paraId="004982C8" w14:textId="77777777" w:rsidR="008448C3" w:rsidRPr="008448C3" w:rsidRDefault="008448C3" w:rsidP="008448C3">
            <w:pPr>
              <w:pStyle w:val="Default"/>
              <w:rPr>
                <w:rFonts w:ascii="Montserrat" w:hAnsi="Montserrat" w:cs="Montserrat"/>
                <w:color w:val="7F7F7F"/>
                <w:sz w:val="22"/>
                <w:szCs w:val="22"/>
                <w:lang w:val="en-GB"/>
              </w:rPr>
            </w:pPr>
            <w:r w:rsidRPr="008448C3">
              <w:rPr>
                <w:rFonts w:ascii="Montserrat" w:hAnsi="Montserrat" w:cs="Montserrat"/>
                <w:color w:val="7F7F7F"/>
                <w:sz w:val="22"/>
                <w:szCs w:val="22"/>
                <w:lang w:val="en-GB"/>
              </w:rPr>
              <w:t xml:space="preserve">Tabular data: csv, xlsx </w:t>
            </w:r>
          </w:p>
          <w:p w14:paraId="4A5E6873" w14:textId="77777777" w:rsidR="008448C3" w:rsidRPr="008448C3" w:rsidRDefault="008448C3" w:rsidP="008448C3">
            <w:pPr>
              <w:pStyle w:val="Default"/>
              <w:rPr>
                <w:rFonts w:ascii="Montserrat" w:hAnsi="Montserrat" w:cs="Montserrat"/>
                <w:color w:val="7F7F7F"/>
                <w:sz w:val="22"/>
                <w:szCs w:val="22"/>
                <w:lang w:val="en-GB"/>
              </w:rPr>
            </w:pPr>
            <w:r w:rsidRPr="008448C3">
              <w:rPr>
                <w:rFonts w:ascii="Montserrat" w:hAnsi="Montserrat" w:cs="Montserrat"/>
                <w:color w:val="7F7F7F"/>
                <w:sz w:val="22"/>
                <w:szCs w:val="22"/>
                <w:lang w:val="en-GB"/>
              </w:rPr>
              <w:t xml:space="preserve">Image data: jpg, jpeg, bmp </w:t>
            </w:r>
          </w:p>
          <w:p w14:paraId="5F10E91C" w14:textId="24EB33FA" w:rsidR="008448C3" w:rsidRPr="007B08EC" w:rsidRDefault="008448C3" w:rsidP="007B08EC">
            <w:pPr>
              <w:pStyle w:val="Default"/>
              <w:rPr>
                <w:rFonts w:ascii="Montserrat" w:hAnsi="Montserrat" w:cs="Montserrat"/>
                <w:color w:val="7F7F7F"/>
                <w:sz w:val="22"/>
                <w:szCs w:val="22"/>
                <w:lang w:val="en-GB"/>
              </w:rPr>
            </w:pPr>
            <w:r w:rsidRPr="008448C3">
              <w:rPr>
                <w:rFonts w:ascii="Montserrat" w:hAnsi="Montserrat" w:cs="Montserrat"/>
                <w:color w:val="7F7F7F"/>
                <w:sz w:val="22"/>
                <w:szCs w:val="22"/>
                <w:lang w:val="en-GB"/>
              </w:rPr>
              <w:t xml:space="preserve">Code data: </w:t>
            </w:r>
            <w:proofErr w:type="spellStart"/>
            <w:r w:rsidRPr="008448C3">
              <w:rPr>
                <w:rFonts w:ascii="Montserrat" w:hAnsi="Montserrat" w:cs="Montserrat"/>
                <w:color w:val="7F7F7F"/>
                <w:sz w:val="22"/>
                <w:szCs w:val="22"/>
                <w:lang w:val="en-GB"/>
              </w:rPr>
              <w:t>py</w:t>
            </w:r>
            <w:proofErr w:type="spellEnd"/>
            <w:r w:rsidRPr="008448C3">
              <w:rPr>
                <w:rFonts w:ascii="Montserrat" w:hAnsi="Montserrat" w:cs="Montserrat"/>
                <w:color w:val="7F7F7F"/>
                <w:sz w:val="22"/>
                <w:szCs w:val="22"/>
                <w:lang w:val="en-GB"/>
              </w:rPr>
              <w:t xml:space="preserve"> </w:t>
            </w:r>
          </w:p>
        </w:tc>
      </w:tr>
      <w:tr w:rsidR="008448C3" w:rsidRPr="00FF505E" w14:paraId="3AA65009" w14:textId="77777777" w:rsidTr="00966255">
        <w:tc>
          <w:tcPr>
            <w:tcW w:w="5372" w:type="dxa"/>
          </w:tcPr>
          <w:p w14:paraId="6FBA0D1A" w14:textId="43E899FA" w:rsidR="008448C3" w:rsidRPr="00FF505E" w:rsidRDefault="008448C3" w:rsidP="00CE5E53">
            <w:pPr>
              <w:rPr>
                <w:b/>
                <w:color w:val="3C886C"/>
                <w:lang w:val="en-GB"/>
              </w:rPr>
            </w:pPr>
            <w:r>
              <w:rPr>
                <w:lang w:val="en-GB"/>
              </w:rPr>
              <w:t>INDICATE</w:t>
            </w:r>
            <w:r w:rsidRPr="00003274">
              <w:t>_4_</w:t>
            </w:r>
            <w:proofErr w:type="spellStart"/>
            <w:r>
              <w:rPr>
                <w:lang w:val="en-GB"/>
              </w:rPr>
              <w:t>WLC_indicate_life_Austria</w:t>
            </w:r>
            <w:proofErr w:type="spellEnd"/>
          </w:p>
        </w:tc>
        <w:tc>
          <w:tcPr>
            <w:tcW w:w="2977" w:type="dxa"/>
            <w:vMerge/>
          </w:tcPr>
          <w:p w14:paraId="4F95A34B" w14:textId="23CC3AB3" w:rsidR="008448C3" w:rsidRPr="00FF505E" w:rsidRDefault="008448C3" w:rsidP="00CE5E53">
            <w:pPr>
              <w:rPr>
                <w:lang w:val="en-GB"/>
              </w:rPr>
            </w:pPr>
          </w:p>
        </w:tc>
      </w:tr>
      <w:tr w:rsidR="008448C3" w:rsidRPr="00FF505E" w14:paraId="2250174E" w14:textId="77777777" w:rsidTr="00966255">
        <w:trPr>
          <w:cnfStyle w:val="000000100000" w:firstRow="0" w:lastRow="0" w:firstColumn="0" w:lastColumn="0" w:oddVBand="0" w:evenVBand="0" w:oddHBand="1" w:evenHBand="0" w:firstRowFirstColumn="0" w:firstRowLastColumn="0" w:lastRowFirstColumn="0" w:lastRowLastColumn="0"/>
        </w:trPr>
        <w:tc>
          <w:tcPr>
            <w:tcW w:w="5372" w:type="dxa"/>
          </w:tcPr>
          <w:p w14:paraId="1959304E" w14:textId="4D67E44F" w:rsidR="008448C3" w:rsidRPr="00FF505E" w:rsidRDefault="008448C3" w:rsidP="00CE5E53">
            <w:pPr>
              <w:rPr>
                <w:b/>
                <w:color w:val="3C886C"/>
                <w:lang w:val="en-GB"/>
              </w:rPr>
            </w:pPr>
            <w:r>
              <w:rPr>
                <w:lang w:val="en-GB"/>
              </w:rPr>
              <w:t>INDICATE</w:t>
            </w:r>
            <w:r w:rsidRPr="00003274">
              <w:t>_5_WLC</w:t>
            </w:r>
            <w:r>
              <w:rPr>
                <w:lang w:val="en-GB"/>
              </w:rPr>
              <w:t>_</w:t>
            </w:r>
            <w:proofErr w:type="spellStart"/>
            <w:r>
              <w:rPr>
                <w:lang w:val="en-GB"/>
              </w:rPr>
              <w:t>indicate_life_Luxembourg</w:t>
            </w:r>
            <w:proofErr w:type="spellEnd"/>
          </w:p>
        </w:tc>
        <w:tc>
          <w:tcPr>
            <w:tcW w:w="2977" w:type="dxa"/>
            <w:vMerge/>
          </w:tcPr>
          <w:p w14:paraId="0D9EDB4F" w14:textId="7D645BEF" w:rsidR="008448C3" w:rsidRPr="00FF505E" w:rsidRDefault="008448C3" w:rsidP="00CE5E53">
            <w:pPr>
              <w:rPr>
                <w:lang w:val="en-GB"/>
              </w:rPr>
            </w:pPr>
          </w:p>
        </w:tc>
      </w:tr>
      <w:tr w:rsidR="008448C3" w:rsidRPr="00FF505E" w14:paraId="1F0C0C6A" w14:textId="77777777" w:rsidTr="00966255">
        <w:tc>
          <w:tcPr>
            <w:tcW w:w="5372" w:type="dxa"/>
          </w:tcPr>
          <w:p w14:paraId="759AC840" w14:textId="25AE9865" w:rsidR="008448C3" w:rsidRPr="00FF505E" w:rsidRDefault="008448C3" w:rsidP="00CE5E53">
            <w:pPr>
              <w:rPr>
                <w:b/>
                <w:color w:val="3C886C"/>
                <w:lang w:val="en-GB"/>
              </w:rPr>
            </w:pPr>
            <w:r>
              <w:rPr>
                <w:lang w:val="en-GB"/>
              </w:rPr>
              <w:t>INDICATE_</w:t>
            </w:r>
            <w:r w:rsidRPr="00003274">
              <w:t>6_WLC</w:t>
            </w:r>
            <w:r>
              <w:rPr>
                <w:lang w:val="en-GB"/>
              </w:rPr>
              <w:t>_</w:t>
            </w:r>
            <w:proofErr w:type="spellStart"/>
            <w:r>
              <w:rPr>
                <w:lang w:val="en-GB"/>
              </w:rPr>
              <w:t>indicate_life_Croatia</w:t>
            </w:r>
            <w:proofErr w:type="spellEnd"/>
          </w:p>
        </w:tc>
        <w:tc>
          <w:tcPr>
            <w:tcW w:w="2977" w:type="dxa"/>
            <w:vMerge/>
          </w:tcPr>
          <w:p w14:paraId="4E0132F0" w14:textId="6006A027" w:rsidR="008448C3" w:rsidRPr="00FF505E" w:rsidRDefault="008448C3" w:rsidP="00CE5E53">
            <w:pPr>
              <w:rPr>
                <w:lang w:val="en-GB"/>
              </w:rPr>
            </w:pPr>
          </w:p>
        </w:tc>
      </w:tr>
      <w:tr w:rsidR="008448C3" w:rsidRPr="00FF505E" w14:paraId="057449C8" w14:textId="77777777" w:rsidTr="00966255">
        <w:trPr>
          <w:cnfStyle w:val="000000100000" w:firstRow="0" w:lastRow="0" w:firstColumn="0" w:lastColumn="0" w:oddVBand="0" w:evenVBand="0" w:oddHBand="1" w:evenHBand="0" w:firstRowFirstColumn="0" w:firstRowLastColumn="0" w:lastRowFirstColumn="0" w:lastRowLastColumn="0"/>
        </w:trPr>
        <w:tc>
          <w:tcPr>
            <w:tcW w:w="5372" w:type="dxa"/>
          </w:tcPr>
          <w:p w14:paraId="2C44EF36" w14:textId="36193189" w:rsidR="008448C3" w:rsidRPr="00FF505E" w:rsidRDefault="008448C3" w:rsidP="00CE5E53">
            <w:pPr>
              <w:rPr>
                <w:b/>
                <w:color w:val="3C886C"/>
                <w:lang w:val="en-GB"/>
              </w:rPr>
            </w:pPr>
            <w:r>
              <w:rPr>
                <w:lang w:val="en-GB"/>
              </w:rPr>
              <w:t>INDICATE_</w:t>
            </w:r>
            <w:r w:rsidRPr="00003274">
              <w:t>7_WLC_indicate</w:t>
            </w:r>
            <w:r>
              <w:rPr>
                <w:lang w:val="en-GB"/>
              </w:rPr>
              <w:t>_</w:t>
            </w:r>
            <w:proofErr w:type="spellStart"/>
            <w:r>
              <w:rPr>
                <w:lang w:val="en-GB"/>
              </w:rPr>
              <w:t>life_Italy</w:t>
            </w:r>
            <w:proofErr w:type="spellEnd"/>
          </w:p>
        </w:tc>
        <w:tc>
          <w:tcPr>
            <w:tcW w:w="2977" w:type="dxa"/>
            <w:vMerge/>
          </w:tcPr>
          <w:p w14:paraId="6B99C700" w14:textId="2E98F3E1" w:rsidR="008448C3" w:rsidRPr="00FF505E" w:rsidRDefault="008448C3" w:rsidP="00CE5E53">
            <w:pPr>
              <w:rPr>
                <w:lang w:val="en-GB"/>
              </w:rPr>
            </w:pPr>
          </w:p>
        </w:tc>
      </w:tr>
    </w:tbl>
    <w:p w14:paraId="68DB8CDF" w14:textId="526348BA" w:rsidR="004D279E" w:rsidRPr="00FF505E" w:rsidRDefault="004D279E" w:rsidP="00A65A88">
      <w:pPr>
        <w:pStyle w:val="Heading2"/>
        <w:numPr>
          <w:ilvl w:val="1"/>
          <w:numId w:val="26"/>
        </w:numPr>
        <w:rPr>
          <w:lang w:val="en-GB"/>
        </w:rPr>
      </w:pPr>
      <w:bookmarkStart w:id="30" w:name="_Toc189577783"/>
      <w:r w:rsidRPr="00FF505E">
        <w:rPr>
          <w:lang w:val="en-GB"/>
        </w:rPr>
        <w:t>Re-use of Existing Data</w:t>
      </w:r>
      <w:bookmarkEnd w:id="30"/>
    </w:p>
    <w:p w14:paraId="05B27678" w14:textId="4D615F5F" w:rsidR="004D279E" w:rsidRPr="00FF505E" w:rsidRDefault="004D279E" w:rsidP="004D279E">
      <w:pPr>
        <w:rPr>
          <w:lang w:val="en-GB"/>
        </w:rPr>
      </w:pPr>
      <w:r w:rsidRPr="00FF505E">
        <w:rPr>
          <w:lang w:val="en-GB"/>
        </w:rPr>
        <w:t xml:space="preserve">This section examines the potential reuse of existing data within the project, detailing how it will be utilized to support project objectives. It also addresses any instances where the reuse of existing data was considered but ultimately discarded, providing the rationale behind such decisions. The re-use of existing data is summarized in </w:t>
      </w:r>
      <w:r w:rsidRPr="00FF505E">
        <w:rPr>
          <w:lang w:val="en-GB"/>
        </w:rPr>
        <w:fldChar w:fldCharType="begin"/>
      </w:r>
      <w:r w:rsidRPr="00FF505E">
        <w:rPr>
          <w:lang w:val="en-GB"/>
        </w:rPr>
        <w:instrText xml:space="preserve"> REF _Ref189566987 \h  \* MERGEFORMAT </w:instrText>
      </w:r>
      <w:r w:rsidRPr="00FF505E">
        <w:rPr>
          <w:lang w:val="en-GB"/>
        </w:rPr>
      </w:r>
      <w:r w:rsidRPr="00FF505E">
        <w:rPr>
          <w:lang w:val="en-GB"/>
        </w:rPr>
        <w:fldChar w:fldCharType="separate"/>
      </w:r>
      <w:r w:rsidRPr="00FF505E">
        <w:rPr>
          <w:lang w:val="en-GB"/>
        </w:rPr>
        <w:t>Table 4</w:t>
      </w:r>
      <w:r w:rsidRPr="00FF505E">
        <w:rPr>
          <w:lang w:val="en-GB"/>
        </w:rPr>
        <w:fldChar w:fldCharType="end"/>
      </w:r>
      <w:r w:rsidRPr="00FF505E">
        <w:rPr>
          <w:lang w:val="en-GB"/>
        </w:rPr>
        <w:t>.</w:t>
      </w:r>
    </w:p>
    <w:p w14:paraId="185ADAE6" w14:textId="6CE89B2B" w:rsidR="004D279E" w:rsidRPr="00FF505E" w:rsidRDefault="004D279E" w:rsidP="004D279E">
      <w:pPr>
        <w:pStyle w:val="Caption"/>
        <w:keepNext/>
        <w:rPr>
          <w:iCs w:val="0"/>
          <w:color w:val="auto"/>
          <w:sz w:val="16"/>
          <w:szCs w:val="16"/>
          <w:lang w:val="en-GB"/>
        </w:rPr>
      </w:pPr>
      <w:bookmarkStart w:id="31" w:name="_Ref189566987"/>
      <w:bookmarkStart w:id="32" w:name="_Toc190174641"/>
      <w:r w:rsidRPr="00EE0299">
        <w:rPr>
          <w:iCs w:val="0"/>
          <w:color w:val="auto"/>
          <w:sz w:val="16"/>
          <w:szCs w:val="16"/>
          <w:lang w:val="en-GB"/>
        </w:rPr>
        <w:t xml:space="preserve">Table </w:t>
      </w:r>
      <w:r w:rsidRPr="00EE0299">
        <w:rPr>
          <w:iCs w:val="0"/>
          <w:color w:val="auto"/>
          <w:sz w:val="16"/>
          <w:szCs w:val="16"/>
          <w:lang w:val="en-GB"/>
        </w:rPr>
        <w:fldChar w:fldCharType="begin"/>
      </w:r>
      <w:r w:rsidRPr="00EE0299">
        <w:rPr>
          <w:iCs w:val="0"/>
          <w:color w:val="auto"/>
          <w:sz w:val="16"/>
          <w:szCs w:val="16"/>
          <w:lang w:val="en-GB"/>
        </w:rPr>
        <w:instrText xml:space="preserve"> SEQ Table \* ARABIC </w:instrText>
      </w:r>
      <w:r w:rsidRPr="00EE0299">
        <w:rPr>
          <w:iCs w:val="0"/>
          <w:color w:val="auto"/>
          <w:sz w:val="16"/>
          <w:szCs w:val="16"/>
          <w:lang w:val="en-GB"/>
        </w:rPr>
        <w:fldChar w:fldCharType="separate"/>
      </w:r>
      <w:r w:rsidRPr="00EE0299">
        <w:rPr>
          <w:iCs w:val="0"/>
          <w:noProof/>
          <w:color w:val="auto"/>
          <w:sz w:val="16"/>
          <w:szCs w:val="16"/>
          <w:lang w:val="en-GB"/>
        </w:rPr>
        <w:t>4</w:t>
      </w:r>
      <w:r w:rsidRPr="00EE0299">
        <w:rPr>
          <w:iCs w:val="0"/>
          <w:color w:val="auto"/>
          <w:sz w:val="16"/>
          <w:szCs w:val="16"/>
          <w:lang w:val="en-GB"/>
        </w:rPr>
        <w:fldChar w:fldCharType="end"/>
      </w:r>
      <w:bookmarkEnd w:id="31"/>
      <w:r w:rsidRPr="00EE0299">
        <w:rPr>
          <w:iCs w:val="0"/>
          <w:color w:val="auto"/>
          <w:sz w:val="16"/>
          <w:szCs w:val="16"/>
          <w:lang w:val="en-GB"/>
        </w:rPr>
        <w:t>: Re-Use of existing</w:t>
      </w:r>
      <w:r w:rsidRPr="00FF505E">
        <w:rPr>
          <w:iCs w:val="0"/>
          <w:color w:val="auto"/>
          <w:sz w:val="16"/>
          <w:szCs w:val="16"/>
          <w:lang w:val="en-GB"/>
        </w:rPr>
        <w:t xml:space="preserve"> data</w:t>
      </w:r>
      <w:bookmarkEnd w:id="32"/>
    </w:p>
    <w:tbl>
      <w:tblPr>
        <w:tblStyle w:val="a4"/>
        <w:tblW w:w="86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3246"/>
        <w:gridCol w:w="5386"/>
      </w:tblGrid>
      <w:tr w:rsidR="004D279E" w:rsidRPr="00FF505E" w14:paraId="7119D8AF" w14:textId="77777777" w:rsidTr="150A8530">
        <w:trPr>
          <w:cnfStyle w:val="100000000000" w:firstRow="1" w:lastRow="0" w:firstColumn="0" w:lastColumn="0" w:oddVBand="0" w:evenVBand="0" w:oddHBand="0" w:evenHBand="0" w:firstRowFirstColumn="0" w:firstRowLastColumn="0" w:lastRowFirstColumn="0" w:lastRowLastColumn="0"/>
          <w:tblHeader/>
        </w:trPr>
        <w:tc>
          <w:tcPr>
            <w:tcW w:w="3246" w:type="dxa"/>
            <w:tcBorders>
              <w:bottom w:val="single" w:sz="8" w:space="0" w:color="7F7F7F" w:themeColor="text1" w:themeTint="80"/>
            </w:tcBorders>
          </w:tcPr>
          <w:p w14:paraId="708C6D36" w14:textId="77777777" w:rsidR="004D279E" w:rsidRPr="00FF505E" w:rsidRDefault="004D279E" w:rsidP="00966255">
            <w:pPr>
              <w:rPr>
                <w:b/>
                <w:color w:val="132B45"/>
                <w:lang w:val="en-GB"/>
              </w:rPr>
            </w:pPr>
            <w:commentRangeStart w:id="33"/>
            <w:r w:rsidRPr="00FF505E">
              <w:rPr>
                <w:b/>
                <w:i w:val="0"/>
                <w:color w:val="132B45"/>
                <w:lang w:val="en-GB"/>
              </w:rPr>
              <w:t>Project dataset</w:t>
            </w:r>
            <w:commentRangeEnd w:id="33"/>
            <w:r w:rsidR="00BB2F84">
              <w:rPr>
                <w:rStyle w:val="CommentReference"/>
                <w:rFonts w:ascii="Montserrat" w:eastAsia="Montserrat" w:hAnsi="Montserrat" w:cs="Montserrat"/>
                <w:i w:val="0"/>
                <w:color w:val="auto"/>
              </w:rPr>
              <w:commentReference w:id="33"/>
            </w:r>
          </w:p>
        </w:tc>
        <w:tc>
          <w:tcPr>
            <w:tcW w:w="5386" w:type="dxa"/>
            <w:tcBorders>
              <w:bottom w:val="single" w:sz="8" w:space="0" w:color="7F7F7F" w:themeColor="text1" w:themeTint="80"/>
            </w:tcBorders>
          </w:tcPr>
          <w:p w14:paraId="5646B1A5" w14:textId="52392C5A" w:rsidR="004D279E" w:rsidRPr="00FF505E" w:rsidRDefault="004D279E" w:rsidP="00966255">
            <w:pPr>
              <w:rPr>
                <w:b/>
                <w:color w:val="132B45"/>
                <w:lang w:val="en-GB"/>
              </w:rPr>
            </w:pPr>
            <w:r w:rsidRPr="00FF505E">
              <w:rPr>
                <w:b/>
                <w:i w:val="0"/>
                <w:color w:val="132B45"/>
                <w:lang w:val="en-GB"/>
              </w:rPr>
              <w:t>Re-use of Existing Data</w:t>
            </w:r>
          </w:p>
        </w:tc>
      </w:tr>
      <w:tr w:rsidR="002B1581" w:rsidRPr="00FF505E" w14:paraId="066519D6" w14:textId="77777777" w:rsidTr="150A8530">
        <w:trPr>
          <w:cnfStyle w:val="000000100000" w:firstRow="0" w:lastRow="0" w:firstColumn="0" w:lastColumn="0" w:oddVBand="0" w:evenVBand="0" w:oddHBand="1" w:evenHBand="0" w:firstRowFirstColumn="0" w:firstRowLastColumn="0" w:lastRowFirstColumn="0" w:lastRowLastColumn="0"/>
        </w:trPr>
        <w:tc>
          <w:tcPr>
            <w:tcW w:w="3246" w:type="dxa"/>
          </w:tcPr>
          <w:p w14:paraId="2D9741E9" w14:textId="688AED42" w:rsidR="002B1581" w:rsidRPr="00FF505E" w:rsidRDefault="002B1581" w:rsidP="002B1581">
            <w:pPr>
              <w:rPr>
                <w:b/>
                <w:color w:val="3C886C"/>
                <w:lang w:val="en-GB"/>
              </w:rPr>
            </w:pPr>
            <w:r>
              <w:rPr>
                <w:lang w:val="en-GB"/>
              </w:rPr>
              <w:t>INDICATE</w:t>
            </w:r>
            <w:r w:rsidRPr="00003274">
              <w:t>_4_</w:t>
            </w:r>
            <w:proofErr w:type="spellStart"/>
            <w:r>
              <w:rPr>
                <w:lang w:val="en-GB"/>
              </w:rPr>
              <w:t>WLC_indicate_life_Austria</w:t>
            </w:r>
            <w:proofErr w:type="spellEnd"/>
          </w:p>
        </w:tc>
        <w:tc>
          <w:tcPr>
            <w:tcW w:w="5386" w:type="dxa"/>
          </w:tcPr>
          <w:p w14:paraId="1EC854AC" w14:textId="63F736F2" w:rsidR="002B1581" w:rsidRPr="00FF505E" w:rsidRDefault="000A7347" w:rsidP="002B1581">
            <w:pPr>
              <w:rPr>
                <w:lang w:val="en-GB"/>
              </w:rPr>
            </w:pPr>
            <w:r w:rsidRPr="000A7347">
              <w:rPr>
                <w:lang w:val="en-GB"/>
              </w:rPr>
              <w:t>Re-use of data from completed and ongoing research projects. E.g.: building geometries, energy use, bill of quantities, impact assessments, BIM-models, etc.</w:t>
            </w:r>
          </w:p>
        </w:tc>
      </w:tr>
      <w:tr w:rsidR="002B1581" w:rsidRPr="00FF505E" w14:paraId="0134ECEA" w14:textId="77777777" w:rsidTr="150A8530">
        <w:tc>
          <w:tcPr>
            <w:tcW w:w="3246" w:type="dxa"/>
          </w:tcPr>
          <w:p w14:paraId="6F9CE7ED" w14:textId="4CBA93E3" w:rsidR="002B1581" w:rsidRPr="00FF505E" w:rsidRDefault="002B1581" w:rsidP="002B1581">
            <w:pPr>
              <w:rPr>
                <w:b/>
                <w:color w:val="3C886C"/>
                <w:lang w:val="en-GB"/>
              </w:rPr>
            </w:pPr>
            <w:r>
              <w:rPr>
                <w:lang w:val="en-GB"/>
              </w:rPr>
              <w:t>INDICATE</w:t>
            </w:r>
            <w:r w:rsidRPr="00003274">
              <w:t>_5_WLC</w:t>
            </w:r>
            <w:r>
              <w:rPr>
                <w:lang w:val="en-GB"/>
              </w:rPr>
              <w:t>_</w:t>
            </w:r>
            <w:proofErr w:type="spellStart"/>
            <w:r>
              <w:rPr>
                <w:lang w:val="en-GB"/>
              </w:rPr>
              <w:t>indicate_life_Luxembourg</w:t>
            </w:r>
            <w:proofErr w:type="spellEnd"/>
          </w:p>
        </w:tc>
        <w:tc>
          <w:tcPr>
            <w:tcW w:w="5386" w:type="dxa"/>
          </w:tcPr>
          <w:p w14:paraId="717A7059" w14:textId="77777777" w:rsidR="002B1581" w:rsidRPr="00FF505E" w:rsidRDefault="115BAC49" w:rsidP="150A8530">
            <w:pPr>
              <w:rPr>
                <w:highlight w:val="yellow"/>
                <w:lang w:val="en-GB"/>
              </w:rPr>
            </w:pPr>
            <w:r w:rsidRPr="150A8530">
              <w:rPr>
                <w:highlight w:val="yellow"/>
                <w:lang w:val="en-GB"/>
              </w:rPr>
              <w:t>Text.</w:t>
            </w:r>
          </w:p>
        </w:tc>
      </w:tr>
      <w:tr w:rsidR="002B1581" w:rsidRPr="00FF505E" w14:paraId="1E8FB449" w14:textId="77777777" w:rsidTr="150A8530">
        <w:trPr>
          <w:cnfStyle w:val="000000100000" w:firstRow="0" w:lastRow="0" w:firstColumn="0" w:lastColumn="0" w:oddVBand="0" w:evenVBand="0" w:oddHBand="1" w:evenHBand="0" w:firstRowFirstColumn="0" w:firstRowLastColumn="0" w:lastRowFirstColumn="0" w:lastRowLastColumn="0"/>
        </w:trPr>
        <w:tc>
          <w:tcPr>
            <w:tcW w:w="3246" w:type="dxa"/>
          </w:tcPr>
          <w:p w14:paraId="667173BE" w14:textId="2CC85C62" w:rsidR="002B1581" w:rsidRPr="00FF505E" w:rsidRDefault="002B1581" w:rsidP="002B1581">
            <w:pPr>
              <w:rPr>
                <w:b/>
                <w:color w:val="3C886C"/>
                <w:lang w:val="en-GB"/>
              </w:rPr>
            </w:pPr>
            <w:r>
              <w:rPr>
                <w:lang w:val="en-GB"/>
              </w:rPr>
              <w:t>INDICATE_</w:t>
            </w:r>
            <w:r w:rsidRPr="00003274">
              <w:t>6_WLC</w:t>
            </w:r>
            <w:r>
              <w:rPr>
                <w:lang w:val="en-GB"/>
              </w:rPr>
              <w:t>_</w:t>
            </w:r>
            <w:proofErr w:type="spellStart"/>
            <w:r>
              <w:rPr>
                <w:lang w:val="en-GB"/>
              </w:rPr>
              <w:t>indicate_life_Croatia</w:t>
            </w:r>
            <w:proofErr w:type="spellEnd"/>
          </w:p>
        </w:tc>
        <w:tc>
          <w:tcPr>
            <w:tcW w:w="5386" w:type="dxa"/>
          </w:tcPr>
          <w:p w14:paraId="2FCEF9E9" w14:textId="77777777" w:rsidR="002B1581" w:rsidRPr="00FF505E" w:rsidRDefault="4A5A971F" w:rsidP="150A8530">
            <w:pPr>
              <w:rPr>
                <w:highlight w:val="yellow"/>
                <w:lang w:val="en-GB"/>
              </w:rPr>
            </w:pPr>
            <w:r w:rsidRPr="150A8530">
              <w:rPr>
                <w:highlight w:val="yellow"/>
                <w:lang w:val="en-GB"/>
              </w:rPr>
              <w:t>Text.</w:t>
            </w:r>
          </w:p>
          <w:p w14:paraId="29723CB5" w14:textId="4D9E9508" w:rsidR="002B1581" w:rsidRPr="00FF505E" w:rsidRDefault="002B1581" w:rsidP="002B1581">
            <w:pPr>
              <w:rPr>
                <w:lang w:val="en-GB"/>
              </w:rPr>
            </w:pPr>
          </w:p>
        </w:tc>
      </w:tr>
      <w:tr w:rsidR="002B1581" w:rsidRPr="00FF505E" w14:paraId="43C678BB" w14:textId="77777777" w:rsidTr="150A8530">
        <w:tc>
          <w:tcPr>
            <w:tcW w:w="3246" w:type="dxa"/>
          </w:tcPr>
          <w:p w14:paraId="0A0427C5" w14:textId="1D8CEB2E" w:rsidR="002B1581" w:rsidRPr="00FF505E" w:rsidRDefault="002B1581" w:rsidP="002B1581">
            <w:pPr>
              <w:rPr>
                <w:b/>
                <w:color w:val="3C886C"/>
                <w:lang w:val="en-GB"/>
              </w:rPr>
            </w:pPr>
            <w:r>
              <w:rPr>
                <w:lang w:val="en-GB"/>
              </w:rPr>
              <w:t>INDICATE_</w:t>
            </w:r>
            <w:r w:rsidRPr="00003274">
              <w:t>7_WLC_indicate</w:t>
            </w:r>
            <w:r>
              <w:rPr>
                <w:lang w:val="en-GB"/>
              </w:rPr>
              <w:t>_</w:t>
            </w:r>
            <w:proofErr w:type="spellStart"/>
            <w:r>
              <w:rPr>
                <w:lang w:val="en-GB"/>
              </w:rPr>
              <w:t>life_Italy</w:t>
            </w:r>
            <w:proofErr w:type="spellEnd"/>
          </w:p>
        </w:tc>
        <w:tc>
          <w:tcPr>
            <w:tcW w:w="5386" w:type="dxa"/>
          </w:tcPr>
          <w:p w14:paraId="78490C1A" w14:textId="77777777" w:rsidR="002B1581" w:rsidRPr="00FF505E" w:rsidRDefault="4A5A971F" w:rsidP="150A8530">
            <w:pPr>
              <w:rPr>
                <w:highlight w:val="yellow"/>
                <w:lang w:val="en-GB"/>
              </w:rPr>
            </w:pPr>
            <w:r w:rsidRPr="150A8530">
              <w:rPr>
                <w:highlight w:val="yellow"/>
                <w:lang w:val="en-GB"/>
              </w:rPr>
              <w:t>Text.</w:t>
            </w:r>
          </w:p>
          <w:p w14:paraId="5C765C79" w14:textId="442A243C" w:rsidR="002B1581" w:rsidRPr="00FF505E" w:rsidRDefault="002B1581" w:rsidP="002B1581">
            <w:pPr>
              <w:rPr>
                <w:lang w:val="en-GB"/>
              </w:rPr>
            </w:pPr>
          </w:p>
        </w:tc>
      </w:tr>
    </w:tbl>
    <w:p w14:paraId="0E9F96D2" w14:textId="11586EEB" w:rsidR="004D279E" w:rsidRPr="00FF505E" w:rsidRDefault="004D279E" w:rsidP="00A65A88">
      <w:pPr>
        <w:pStyle w:val="Heading2"/>
        <w:numPr>
          <w:ilvl w:val="1"/>
          <w:numId w:val="26"/>
        </w:numPr>
        <w:rPr>
          <w:lang w:val="en-GB"/>
        </w:rPr>
      </w:pPr>
      <w:bookmarkStart w:id="34" w:name="_Toc189577784"/>
      <w:r w:rsidRPr="00FF505E">
        <w:rPr>
          <w:lang w:val="en-GB"/>
        </w:rPr>
        <w:t>Origin of the Data</w:t>
      </w:r>
      <w:bookmarkEnd w:id="34"/>
    </w:p>
    <w:p w14:paraId="409BE0F8" w14:textId="7965F2AA" w:rsidR="004D279E" w:rsidRPr="00FF505E" w:rsidRDefault="004D279E" w:rsidP="004D279E">
      <w:pPr>
        <w:rPr>
          <w:lang w:val="en-GB"/>
        </w:rPr>
      </w:pPr>
      <w:r w:rsidRPr="00FF505E">
        <w:rPr>
          <w:lang w:val="en-GB"/>
        </w:rPr>
        <w:t>This section provides information on the origin and provenance of the data used in the project, whether generated or re-used. It highlights the sources of the data and ensures their reliability, relevance, and alignment with the project’s objectives.</w:t>
      </w:r>
    </w:p>
    <w:p w14:paraId="1F12DE60" w14:textId="6FD2C313" w:rsidR="004D279E" w:rsidRPr="00FF505E" w:rsidRDefault="004D279E" w:rsidP="004D279E">
      <w:pPr>
        <w:pStyle w:val="Caption"/>
        <w:keepNext/>
        <w:rPr>
          <w:iCs w:val="0"/>
          <w:color w:val="auto"/>
          <w:sz w:val="16"/>
          <w:szCs w:val="16"/>
          <w:lang w:val="en-GB"/>
        </w:rPr>
      </w:pPr>
      <w:bookmarkStart w:id="35" w:name="_Toc190174642"/>
      <w:r w:rsidRPr="002B02FB">
        <w:rPr>
          <w:iCs w:val="0"/>
          <w:color w:val="auto"/>
          <w:sz w:val="16"/>
          <w:szCs w:val="16"/>
          <w:lang w:val="en-GB"/>
        </w:rPr>
        <w:lastRenderedPageBreak/>
        <w:t xml:space="preserve">Table </w:t>
      </w:r>
      <w:r w:rsidRPr="002B02FB">
        <w:rPr>
          <w:iCs w:val="0"/>
          <w:color w:val="auto"/>
          <w:sz w:val="16"/>
          <w:szCs w:val="16"/>
          <w:lang w:val="en-GB"/>
        </w:rPr>
        <w:fldChar w:fldCharType="begin"/>
      </w:r>
      <w:r w:rsidRPr="002B02FB">
        <w:rPr>
          <w:iCs w:val="0"/>
          <w:color w:val="auto"/>
          <w:sz w:val="16"/>
          <w:szCs w:val="16"/>
          <w:lang w:val="en-GB"/>
        </w:rPr>
        <w:instrText xml:space="preserve"> SEQ Table \* ARABIC </w:instrText>
      </w:r>
      <w:r w:rsidRPr="002B02FB">
        <w:rPr>
          <w:iCs w:val="0"/>
          <w:color w:val="auto"/>
          <w:sz w:val="16"/>
          <w:szCs w:val="16"/>
          <w:lang w:val="en-GB"/>
        </w:rPr>
        <w:fldChar w:fldCharType="separate"/>
      </w:r>
      <w:r w:rsidRPr="002B02FB">
        <w:rPr>
          <w:iCs w:val="0"/>
          <w:noProof/>
          <w:color w:val="auto"/>
          <w:sz w:val="16"/>
          <w:szCs w:val="16"/>
          <w:lang w:val="en-GB"/>
        </w:rPr>
        <w:t>5</w:t>
      </w:r>
      <w:r w:rsidRPr="002B02FB">
        <w:rPr>
          <w:iCs w:val="0"/>
          <w:color w:val="auto"/>
          <w:sz w:val="16"/>
          <w:szCs w:val="16"/>
          <w:lang w:val="en-GB"/>
        </w:rPr>
        <w:fldChar w:fldCharType="end"/>
      </w:r>
      <w:r w:rsidRPr="002B02FB">
        <w:rPr>
          <w:iCs w:val="0"/>
          <w:color w:val="auto"/>
          <w:sz w:val="16"/>
          <w:szCs w:val="16"/>
          <w:lang w:val="en-GB"/>
        </w:rPr>
        <w:t>: Origin of the  Data</w:t>
      </w:r>
      <w:bookmarkEnd w:id="35"/>
    </w:p>
    <w:tbl>
      <w:tblPr>
        <w:tblStyle w:val="a4"/>
        <w:tblW w:w="86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3246"/>
        <w:gridCol w:w="5386"/>
      </w:tblGrid>
      <w:tr w:rsidR="004D279E" w:rsidRPr="00FF505E" w14:paraId="2FF6AE4C" w14:textId="77777777" w:rsidTr="004C4DE7">
        <w:trPr>
          <w:cnfStyle w:val="100000000000" w:firstRow="1" w:lastRow="0" w:firstColumn="0" w:lastColumn="0" w:oddVBand="0" w:evenVBand="0" w:oddHBand="0" w:evenHBand="0" w:firstRowFirstColumn="0" w:firstRowLastColumn="0" w:lastRowFirstColumn="0" w:lastRowLastColumn="0"/>
          <w:tblHeader/>
        </w:trPr>
        <w:tc>
          <w:tcPr>
            <w:tcW w:w="3246" w:type="dxa"/>
            <w:tcBorders>
              <w:bottom w:val="single" w:sz="8" w:space="0" w:color="7F7F7F"/>
            </w:tcBorders>
          </w:tcPr>
          <w:p w14:paraId="31E9C98A" w14:textId="77777777" w:rsidR="004D279E" w:rsidRPr="00FF505E" w:rsidRDefault="004D279E" w:rsidP="00966255">
            <w:pPr>
              <w:rPr>
                <w:b/>
                <w:color w:val="132B45"/>
                <w:lang w:val="en-GB"/>
              </w:rPr>
            </w:pPr>
            <w:commentRangeStart w:id="36"/>
            <w:r w:rsidRPr="00FF505E">
              <w:rPr>
                <w:b/>
                <w:i w:val="0"/>
                <w:color w:val="132B45"/>
                <w:lang w:val="en-GB"/>
              </w:rPr>
              <w:t>Project dataset</w:t>
            </w:r>
            <w:commentRangeEnd w:id="36"/>
            <w:r w:rsidR="00BB2F84">
              <w:rPr>
                <w:rStyle w:val="CommentReference"/>
                <w:rFonts w:ascii="Montserrat" w:eastAsia="Montserrat" w:hAnsi="Montserrat" w:cs="Montserrat"/>
                <w:i w:val="0"/>
                <w:color w:val="auto"/>
              </w:rPr>
              <w:commentReference w:id="36"/>
            </w:r>
          </w:p>
        </w:tc>
        <w:tc>
          <w:tcPr>
            <w:tcW w:w="5386" w:type="dxa"/>
            <w:tcBorders>
              <w:bottom w:val="single" w:sz="8" w:space="0" w:color="7F7F7F"/>
            </w:tcBorders>
          </w:tcPr>
          <w:p w14:paraId="70E5839A" w14:textId="28199B42" w:rsidR="004D279E" w:rsidRPr="00FF505E" w:rsidRDefault="004D279E" w:rsidP="00966255">
            <w:pPr>
              <w:rPr>
                <w:b/>
                <w:color w:val="132B45"/>
                <w:lang w:val="en-GB"/>
              </w:rPr>
            </w:pPr>
            <w:r w:rsidRPr="00FF505E">
              <w:rPr>
                <w:b/>
                <w:i w:val="0"/>
                <w:color w:val="132B45"/>
                <w:lang w:val="en-GB"/>
              </w:rPr>
              <w:t>Origin of the Data</w:t>
            </w:r>
          </w:p>
        </w:tc>
      </w:tr>
      <w:tr w:rsidR="00E93078" w:rsidRPr="00FF505E" w14:paraId="4CD1D5C0" w14:textId="77777777" w:rsidTr="004C4DE7">
        <w:trPr>
          <w:cnfStyle w:val="000000100000" w:firstRow="0" w:lastRow="0" w:firstColumn="0" w:lastColumn="0" w:oddVBand="0" w:evenVBand="0" w:oddHBand="1" w:evenHBand="0" w:firstRowFirstColumn="0" w:firstRowLastColumn="0" w:lastRowFirstColumn="0" w:lastRowLastColumn="0"/>
        </w:trPr>
        <w:tc>
          <w:tcPr>
            <w:tcW w:w="3246" w:type="dxa"/>
            <w:tcBorders>
              <w:top w:val="single" w:sz="8" w:space="0" w:color="7F7F7F"/>
            </w:tcBorders>
          </w:tcPr>
          <w:p w14:paraId="25895D1F" w14:textId="5D139764" w:rsidR="00E93078" w:rsidRPr="00FF505E" w:rsidRDefault="00E93078" w:rsidP="00632230">
            <w:pPr>
              <w:rPr>
                <w:b/>
                <w:color w:val="3C886C"/>
                <w:lang w:val="en-GB"/>
              </w:rPr>
            </w:pPr>
            <w:r>
              <w:rPr>
                <w:lang w:val="en-GB"/>
              </w:rPr>
              <w:t>INDICATE</w:t>
            </w:r>
            <w:r w:rsidRPr="00003274">
              <w:t>_4_</w:t>
            </w:r>
            <w:proofErr w:type="spellStart"/>
            <w:r>
              <w:rPr>
                <w:lang w:val="en-GB"/>
              </w:rPr>
              <w:t>WLC_indicate_life_Austria</w:t>
            </w:r>
            <w:proofErr w:type="spellEnd"/>
          </w:p>
        </w:tc>
        <w:tc>
          <w:tcPr>
            <w:tcW w:w="5386" w:type="dxa"/>
            <w:tcBorders>
              <w:top w:val="single" w:sz="8" w:space="0" w:color="7F7F7F"/>
            </w:tcBorders>
          </w:tcPr>
          <w:p w14:paraId="21C63AFE" w14:textId="1C817583" w:rsidR="00E93078" w:rsidRPr="00FF505E" w:rsidRDefault="004C4DE7" w:rsidP="00632230">
            <w:pPr>
              <w:rPr>
                <w:lang w:val="en-GB"/>
              </w:rPr>
            </w:pPr>
            <w:r w:rsidRPr="004C4DE7">
              <w:rPr>
                <w:lang w:val="en-GB"/>
              </w:rPr>
              <w:t>Generated from case-specific data and derived from building stock simulations. Sources include national statistics, building registries, energy certificate reports, past research projects, and building projects from national partners.</w:t>
            </w:r>
          </w:p>
        </w:tc>
      </w:tr>
      <w:tr w:rsidR="00E93078" w:rsidRPr="00FF505E" w14:paraId="72846859" w14:textId="77777777" w:rsidTr="004C4DE7">
        <w:tc>
          <w:tcPr>
            <w:tcW w:w="3246" w:type="dxa"/>
          </w:tcPr>
          <w:p w14:paraId="2901F86C" w14:textId="4BF2B7B8" w:rsidR="00E93078" w:rsidRPr="00FF505E" w:rsidRDefault="00E93078" w:rsidP="00632230">
            <w:pPr>
              <w:rPr>
                <w:b/>
                <w:color w:val="3C886C"/>
                <w:lang w:val="en-GB"/>
              </w:rPr>
            </w:pPr>
            <w:r>
              <w:rPr>
                <w:lang w:val="en-GB"/>
              </w:rPr>
              <w:t>INDICATE</w:t>
            </w:r>
            <w:r w:rsidRPr="00003274">
              <w:t>_5_WLC</w:t>
            </w:r>
            <w:r>
              <w:rPr>
                <w:lang w:val="en-GB"/>
              </w:rPr>
              <w:t>_</w:t>
            </w:r>
            <w:proofErr w:type="spellStart"/>
            <w:r>
              <w:rPr>
                <w:lang w:val="en-GB"/>
              </w:rPr>
              <w:t>indicate_life_Luxembourg</w:t>
            </w:r>
            <w:proofErr w:type="spellEnd"/>
          </w:p>
        </w:tc>
        <w:tc>
          <w:tcPr>
            <w:tcW w:w="5386" w:type="dxa"/>
            <w:shd w:val="clear" w:color="auto" w:fill="F2F2F2"/>
          </w:tcPr>
          <w:p w14:paraId="4BA420A0" w14:textId="1A101F12" w:rsidR="00E93078" w:rsidRPr="00FF505E" w:rsidRDefault="00EA2234" w:rsidP="00632230">
            <w:pPr>
              <w:rPr>
                <w:lang w:val="en-GB"/>
              </w:rPr>
            </w:pPr>
            <w:r w:rsidRPr="00EA2234">
              <w:rPr>
                <w:lang w:val="en-GB"/>
              </w:rPr>
              <w:t>Generated from case-specific data and derived from project simulations. Sources include building registries, energy audit reports and past research projects.</w:t>
            </w:r>
          </w:p>
        </w:tc>
      </w:tr>
      <w:tr w:rsidR="00EA2234" w:rsidRPr="00FF505E" w14:paraId="36BFC7DE" w14:textId="77777777" w:rsidTr="004C4DE7">
        <w:trPr>
          <w:cnfStyle w:val="000000100000" w:firstRow="0" w:lastRow="0" w:firstColumn="0" w:lastColumn="0" w:oddVBand="0" w:evenVBand="0" w:oddHBand="1" w:evenHBand="0" w:firstRowFirstColumn="0" w:firstRowLastColumn="0" w:lastRowFirstColumn="0" w:lastRowLastColumn="0"/>
        </w:trPr>
        <w:tc>
          <w:tcPr>
            <w:tcW w:w="3246" w:type="dxa"/>
          </w:tcPr>
          <w:p w14:paraId="5CA41072" w14:textId="57DDCFF7" w:rsidR="00EA2234" w:rsidRPr="00FF505E" w:rsidRDefault="00EA2234" w:rsidP="00EA2234">
            <w:pPr>
              <w:rPr>
                <w:b/>
                <w:color w:val="3C886C"/>
                <w:lang w:val="en-GB"/>
              </w:rPr>
            </w:pPr>
            <w:r>
              <w:rPr>
                <w:lang w:val="en-GB"/>
              </w:rPr>
              <w:t>INDICATE_</w:t>
            </w:r>
            <w:r w:rsidRPr="00003274">
              <w:t>6_WLC</w:t>
            </w:r>
            <w:r>
              <w:rPr>
                <w:lang w:val="en-GB"/>
              </w:rPr>
              <w:t>_</w:t>
            </w:r>
            <w:proofErr w:type="spellStart"/>
            <w:r>
              <w:rPr>
                <w:lang w:val="en-GB"/>
              </w:rPr>
              <w:t>indicate_life_Croatia</w:t>
            </w:r>
            <w:proofErr w:type="spellEnd"/>
          </w:p>
        </w:tc>
        <w:tc>
          <w:tcPr>
            <w:tcW w:w="5386" w:type="dxa"/>
          </w:tcPr>
          <w:p w14:paraId="1D17D7D5" w14:textId="6D3BC485" w:rsidR="00EA2234" w:rsidRPr="00FF505E" w:rsidRDefault="00EA2234" w:rsidP="00EA2234">
            <w:pPr>
              <w:rPr>
                <w:lang w:val="en-GB"/>
              </w:rPr>
            </w:pPr>
            <w:r w:rsidRPr="00EA2234">
              <w:rPr>
                <w:lang w:val="en-GB"/>
              </w:rPr>
              <w:t>Generated from case-specific data and derived from project simulations. Sources include building registries, energy audit reports and past research projects.</w:t>
            </w:r>
          </w:p>
        </w:tc>
      </w:tr>
      <w:tr w:rsidR="00EA2234" w:rsidRPr="00FF505E" w14:paraId="0D5E8ACC" w14:textId="77777777" w:rsidTr="004C4DE7">
        <w:tc>
          <w:tcPr>
            <w:tcW w:w="3246" w:type="dxa"/>
          </w:tcPr>
          <w:p w14:paraId="7663600B" w14:textId="738017E9" w:rsidR="00EA2234" w:rsidRPr="00FF505E" w:rsidRDefault="00EA2234" w:rsidP="00EA2234">
            <w:pPr>
              <w:rPr>
                <w:b/>
                <w:color w:val="3C886C"/>
                <w:lang w:val="en-GB"/>
              </w:rPr>
            </w:pPr>
            <w:r>
              <w:rPr>
                <w:lang w:val="en-GB"/>
              </w:rPr>
              <w:t>INDICATE_</w:t>
            </w:r>
            <w:r w:rsidRPr="00003274">
              <w:t>7_WLC_indicate</w:t>
            </w:r>
            <w:r>
              <w:rPr>
                <w:lang w:val="en-GB"/>
              </w:rPr>
              <w:t>_</w:t>
            </w:r>
            <w:proofErr w:type="spellStart"/>
            <w:r>
              <w:rPr>
                <w:lang w:val="en-GB"/>
              </w:rPr>
              <w:t>life_Italy</w:t>
            </w:r>
            <w:proofErr w:type="spellEnd"/>
          </w:p>
        </w:tc>
        <w:tc>
          <w:tcPr>
            <w:tcW w:w="5386" w:type="dxa"/>
            <w:shd w:val="clear" w:color="auto" w:fill="F2F2F2"/>
          </w:tcPr>
          <w:p w14:paraId="5D688260" w14:textId="50476765" w:rsidR="00EA2234" w:rsidRPr="00FF505E" w:rsidRDefault="00EA2234" w:rsidP="00EA2234">
            <w:pPr>
              <w:rPr>
                <w:lang w:val="en-GB"/>
              </w:rPr>
            </w:pPr>
            <w:r w:rsidRPr="00EA2234">
              <w:rPr>
                <w:lang w:val="en-GB"/>
              </w:rPr>
              <w:t>Generated from case-specific data and derived from project simulations. Sources include building registries, energy audit reports and past research projects.</w:t>
            </w:r>
          </w:p>
        </w:tc>
      </w:tr>
    </w:tbl>
    <w:p w14:paraId="01DEE68F" w14:textId="616DFC48" w:rsidR="00A9342D" w:rsidRPr="00FF505E" w:rsidRDefault="00A9342D" w:rsidP="00A65A88">
      <w:pPr>
        <w:pStyle w:val="Heading2"/>
        <w:numPr>
          <w:ilvl w:val="1"/>
          <w:numId w:val="26"/>
        </w:numPr>
        <w:rPr>
          <w:lang w:val="en-GB"/>
        </w:rPr>
      </w:pPr>
      <w:bookmarkStart w:id="37" w:name="_Toc189577785"/>
      <w:r w:rsidRPr="00FF505E">
        <w:rPr>
          <w:lang w:val="en-GB"/>
        </w:rPr>
        <w:t>Data Utility</w:t>
      </w:r>
      <w:bookmarkEnd w:id="37"/>
    </w:p>
    <w:p w14:paraId="6789C1B8" w14:textId="185B8169" w:rsidR="00A9342D" w:rsidRPr="00501D81" w:rsidRDefault="00A9342D" w:rsidP="00A9342D">
      <w:pPr>
        <w:rPr>
          <w:lang w:val="en-GB"/>
        </w:rPr>
      </w:pPr>
      <w:r w:rsidRPr="00FF505E">
        <w:rPr>
          <w:lang w:val="en-GB"/>
        </w:rPr>
        <w:t xml:space="preserve">In this section potential external beneficiaries of the project data are identified, highlighting its broader utility and relevance beyond the project’s immediate scope. It outlines how various stakeholders, such as researchers, policymakers, industry professionals, or the general public, might find the data valuable. An </w:t>
      </w:r>
      <w:r w:rsidRPr="00501D81">
        <w:rPr>
          <w:lang w:val="en-GB"/>
        </w:rPr>
        <w:t xml:space="preserve">overview is presented in </w:t>
      </w:r>
      <w:r w:rsidRPr="00501D81">
        <w:rPr>
          <w:lang w:val="en-GB"/>
        </w:rPr>
        <w:fldChar w:fldCharType="begin"/>
      </w:r>
      <w:r w:rsidRPr="00501D81">
        <w:rPr>
          <w:lang w:val="en-GB"/>
        </w:rPr>
        <w:instrText xml:space="preserve"> REF _Ref189567428 \h  \* MERGEFORMAT </w:instrText>
      </w:r>
      <w:r w:rsidRPr="00501D81">
        <w:rPr>
          <w:lang w:val="en-GB"/>
        </w:rPr>
      </w:r>
      <w:r w:rsidRPr="00501D81">
        <w:rPr>
          <w:lang w:val="en-GB"/>
        </w:rPr>
        <w:fldChar w:fldCharType="separate"/>
      </w:r>
      <w:r w:rsidRPr="00501D81">
        <w:rPr>
          <w:lang w:val="en-GB"/>
        </w:rPr>
        <w:t>Table 6</w:t>
      </w:r>
      <w:r w:rsidRPr="00501D81">
        <w:rPr>
          <w:lang w:val="en-GB"/>
        </w:rPr>
        <w:fldChar w:fldCharType="end"/>
      </w:r>
      <w:r w:rsidRPr="00501D81">
        <w:rPr>
          <w:lang w:val="en-GB"/>
        </w:rPr>
        <w:t>.</w:t>
      </w:r>
    </w:p>
    <w:p w14:paraId="7C677115" w14:textId="714204A8" w:rsidR="00A9342D" w:rsidRPr="00FF505E" w:rsidRDefault="00A9342D" w:rsidP="00A9342D">
      <w:pPr>
        <w:pStyle w:val="Caption"/>
        <w:keepNext/>
        <w:rPr>
          <w:iCs w:val="0"/>
          <w:color w:val="auto"/>
          <w:sz w:val="16"/>
          <w:szCs w:val="16"/>
          <w:lang w:val="en-GB"/>
        </w:rPr>
      </w:pPr>
      <w:bookmarkStart w:id="38" w:name="_Ref189567428"/>
      <w:bookmarkStart w:id="39" w:name="_Toc190174643"/>
      <w:r w:rsidRPr="00501D81">
        <w:rPr>
          <w:iCs w:val="0"/>
          <w:color w:val="auto"/>
          <w:sz w:val="16"/>
          <w:szCs w:val="16"/>
          <w:lang w:val="en-GB"/>
        </w:rPr>
        <w:t xml:space="preserve">Table </w:t>
      </w:r>
      <w:r w:rsidRPr="00501D81">
        <w:rPr>
          <w:iCs w:val="0"/>
          <w:color w:val="auto"/>
          <w:sz w:val="16"/>
          <w:szCs w:val="16"/>
          <w:lang w:val="en-GB"/>
        </w:rPr>
        <w:fldChar w:fldCharType="begin"/>
      </w:r>
      <w:r w:rsidRPr="00501D81">
        <w:rPr>
          <w:iCs w:val="0"/>
          <w:color w:val="auto"/>
          <w:sz w:val="16"/>
          <w:szCs w:val="16"/>
          <w:lang w:val="en-GB"/>
        </w:rPr>
        <w:instrText xml:space="preserve"> SEQ Table \* ARABIC </w:instrText>
      </w:r>
      <w:r w:rsidRPr="00501D81">
        <w:rPr>
          <w:iCs w:val="0"/>
          <w:color w:val="auto"/>
          <w:sz w:val="16"/>
          <w:szCs w:val="16"/>
          <w:lang w:val="en-GB"/>
        </w:rPr>
        <w:fldChar w:fldCharType="separate"/>
      </w:r>
      <w:r w:rsidRPr="00501D81">
        <w:rPr>
          <w:iCs w:val="0"/>
          <w:noProof/>
          <w:color w:val="auto"/>
          <w:sz w:val="16"/>
          <w:szCs w:val="16"/>
          <w:lang w:val="en-GB"/>
        </w:rPr>
        <w:t>6</w:t>
      </w:r>
      <w:r w:rsidRPr="00501D81">
        <w:rPr>
          <w:iCs w:val="0"/>
          <w:color w:val="auto"/>
          <w:sz w:val="16"/>
          <w:szCs w:val="16"/>
          <w:lang w:val="en-GB"/>
        </w:rPr>
        <w:fldChar w:fldCharType="end"/>
      </w:r>
      <w:bookmarkEnd w:id="38"/>
      <w:r w:rsidRPr="00501D81">
        <w:rPr>
          <w:iCs w:val="0"/>
          <w:color w:val="auto"/>
          <w:sz w:val="16"/>
          <w:szCs w:val="16"/>
          <w:lang w:val="en-GB"/>
        </w:rPr>
        <w:t>: Data Utility</w:t>
      </w:r>
      <w:bookmarkEnd w:id="39"/>
    </w:p>
    <w:tbl>
      <w:tblPr>
        <w:tblStyle w:val="a4"/>
        <w:tblW w:w="83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5372"/>
        <w:gridCol w:w="2977"/>
      </w:tblGrid>
      <w:tr w:rsidR="00A9342D" w:rsidRPr="00FF505E" w14:paraId="5DB56AD1" w14:textId="77777777" w:rsidTr="00966255">
        <w:trPr>
          <w:cnfStyle w:val="100000000000" w:firstRow="1" w:lastRow="0" w:firstColumn="0" w:lastColumn="0" w:oddVBand="0" w:evenVBand="0" w:oddHBand="0" w:evenHBand="0" w:firstRowFirstColumn="0" w:firstRowLastColumn="0" w:lastRowFirstColumn="0" w:lastRowLastColumn="0"/>
          <w:tblHeader/>
        </w:trPr>
        <w:tc>
          <w:tcPr>
            <w:tcW w:w="5372" w:type="dxa"/>
            <w:tcBorders>
              <w:bottom w:val="single" w:sz="8" w:space="0" w:color="7F7F7F"/>
            </w:tcBorders>
          </w:tcPr>
          <w:p w14:paraId="276A2280" w14:textId="77777777" w:rsidR="00A9342D" w:rsidRPr="00FF505E" w:rsidRDefault="00A9342D" w:rsidP="00966255">
            <w:pPr>
              <w:rPr>
                <w:b/>
                <w:color w:val="132B45"/>
                <w:lang w:val="en-GB"/>
              </w:rPr>
            </w:pPr>
            <w:r w:rsidRPr="00FF505E">
              <w:rPr>
                <w:b/>
                <w:i w:val="0"/>
                <w:color w:val="132B45"/>
                <w:lang w:val="en-GB"/>
              </w:rPr>
              <w:t>Project dataset</w:t>
            </w:r>
          </w:p>
        </w:tc>
        <w:tc>
          <w:tcPr>
            <w:tcW w:w="2977" w:type="dxa"/>
            <w:tcBorders>
              <w:bottom w:val="single" w:sz="8" w:space="0" w:color="7F7F7F"/>
            </w:tcBorders>
          </w:tcPr>
          <w:p w14:paraId="2DBA4352" w14:textId="77777777" w:rsidR="00A9342D" w:rsidRPr="00FF505E" w:rsidRDefault="00A9342D" w:rsidP="00966255">
            <w:pPr>
              <w:rPr>
                <w:b/>
                <w:color w:val="132B45"/>
                <w:lang w:val="en-GB"/>
              </w:rPr>
            </w:pPr>
            <w:r w:rsidRPr="00FF505E">
              <w:rPr>
                <w:b/>
                <w:i w:val="0"/>
                <w:color w:val="132B45"/>
                <w:lang w:val="en-GB"/>
              </w:rPr>
              <w:t>Origin of the Data</w:t>
            </w:r>
          </w:p>
        </w:tc>
      </w:tr>
      <w:tr w:rsidR="006B5176" w:rsidRPr="00FF505E" w14:paraId="59534DF6" w14:textId="77777777" w:rsidTr="00966255">
        <w:trPr>
          <w:cnfStyle w:val="000000100000" w:firstRow="0" w:lastRow="0" w:firstColumn="0" w:lastColumn="0" w:oddVBand="0" w:evenVBand="0" w:oddHBand="1" w:evenHBand="0" w:firstRowFirstColumn="0" w:firstRowLastColumn="0" w:lastRowFirstColumn="0" w:lastRowLastColumn="0"/>
        </w:trPr>
        <w:tc>
          <w:tcPr>
            <w:tcW w:w="5372" w:type="dxa"/>
            <w:tcBorders>
              <w:top w:val="single" w:sz="8" w:space="0" w:color="7F7F7F"/>
            </w:tcBorders>
          </w:tcPr>
          <w:p w14:paraId="13CFBF73" w14:textId="3A42165F" w:rsidR="006B5176" w:rsidRPr="00FF505E" w:rsidRDefault="006B5176" w:rsidP="006B5176">
            <w:pPr>
              <w:rPr>
                <w:b/>
                <w:color w:val="3C886C"/>
                <w:lang w:val="en-GB"/>
              </w:rPr>
            </w:pPr>
            <w:r>
              <w:rPr>
                <w:lang w:val="en-GB"/>
              </w:rPr>
              <w:t>INDICATE</w:t>
            </w:r>
            <w:r w:rsidRPr="00003274">
              <w:t>_4_</w:t>
            </w:r>
            <w:proofErr w:type="spellStart"/>
            <w:r>
              <w:rPr>
                <w:lang w:val="en-GB"/>
              </w:rPr>
              <w:t>WLC_indicate_life_Austria</w:t>
            </w:r>
            <w:proofErr w:type="spellEnd"/>
          </w:p>
        </w:tc>
        <w:tc>
          <w:tcPr>
            <w:tcW w:w="2977" w:type="dxa"/>
            <w:vMerge w:val="restart"/>
            <w:tcBorders>
              <w:top w:val="single" w:sz="8" w:space="0" w:color="7F7F7F"/>
            </w:tcBorders>
          </w:tcPr>
          <w:p w14:paraId="23F06B5B" w14:textId="5501E776" w:rsidR="006B5176" w:rsidRPr="00FF505E" w:rsidRDefault="006B5176" w:rsidP="006B5176">
            <w:pPr>
              <w:rPr>
                <w:lang w:val="en-GB"/>
              </w:rPr>
            </w:pPr>
            <w:r>
              <w:rPr>
                <w:lang w:val="en-GB"/>
              </w:rPr>
              <w:t xml:space="preserve">Provides detailed </w:t>
            </w:r>
            <w:r w:rsidR="0094190C">
              <w:rPr>
                <w:lang w:val="en-GB"/>
              </w:rPr>
              <w:t>WLC emissions categorized per building, building element, building material and life cycle module</w:t>
            </w:r>
            <w:r w:rsidR="00BF4A65">
              <w:rPr>
                <w:lang w:val="en-GB"/>
              </w:rPr>
              <w:t xml:space="preserve"> enabling researchers to study WLC patterns and policymakers to design targeted WLC reduction pathways</w:t>
            </w:r>
            <w:r w:rsidR="00D66E30">
              <w:rPr>
                <w:lang w:val="en-GB"/>
              </w:rPr>
              <w:t xml:space="preserve"> and renovation strategies.</w:t>
            </w:r>
          </w:p>
        </w:tc>
      </w:tr>
      <w:tr w:rsidR="006B5176" w:rsidRPr="00FF505E" w14:paraId="55B97174" w14:textId="77777777" w:rsidTr="00966255">
        <w:tc>
          <w:tcPr>
            <w:tcW w:w="5372" w:type="dxa"/>
          </w:tcPr>
          <w:p w14:paraId="6BE2B047" w14:textId="6ABB5959" w:rsidR="006B5176" w:rsidRPr="00FF505E" w:rsidRDefault="006B5176" w:rsidP="006B5176">
            <w:pPr>
              <w:rPr>
                <w:b/>
                <w:color w:val="3C886C"/>
                <w:lang w:val="en-GB"/>
              </w:rPr>
            </w:pPr>
            <w:r>
              <w:rPr>
                <w:lang w:val="en-GB"/>
              </w:rPr>
              <w:t>INDICATE</w:t>
            </w:r>
            <w:r w:rsidRPr="00003274">
              <w:t>_5_WLC</w:t>
            </w:r>
            <w:r>
              <w:rPr>
                <w:lang w:val="en-GB"/>
              </w:rPr>
              <w:t>_</w:t>
            </w:r>
            <w:proofErr w:type="spellStart"/>
            <w:r>
              <w:rPr>
                <w:lang w:val="en-GB"/>
              </w:rPr>
              <w:t>indicate_life_Luxembourg</w:t>
            </w:r>
            <w:proofErr w:type="spellEnd"/>
          </w:p>
        </w:tc>
        <w:tc>
          <w:tcPr>
            <w:tcW w:w="2977" w:type="dxa"/>
            <w:vMerge/>
          </w:tcPr>
          <w:p w14:paraId="729192CB" w14:textId="43573434" w:rsidR="006B5176" w:rsidRPr="00FF505E" w:rsidRDefault="006B5176" w:rsidP="006B5176">
            <w:pPr>
              <w:rPr>
                <w:lang w:val="en-GB"/>
              </w:rPr>
            </w:pPr>
          </w:p>
        </w:tc>
      </w:tr>
      <w:tr w:rsidR="006B5176" w:rsidRPr="00FF505E" w14:paraId="2A9EFF13" w14:textId="77777777" w:rsidTr="00966255">
        <w:trPr>
          <w:cnfStyle w:val="000000100000" w:firstRow="0" w:lastRow="0" w:firstColumn="0" w:lastColumn="0" w:oddVBand="0" w:evenVBand="0" w:oddHBand="1" w:evenHBand="0" w:firstRowFirstColumn="0" w:firstRowLastColumn="0" w:lastRowFirstColumn="0" w:lastRowLastColumn="0"/>
        </w:trPr>
        <w:tc>
          <w:tcPr>
            <w:tcW w:w="5372" w:type="dxa"/>
          </w:tcPr>
          <w:p w14:paraId="464244C9" w14:textId="600E0668" w:rsidR="006B5176" w:rsidRPr="00FF505E" w:rsidRDefault="006B5176" w:rsidP="006B5176">
            <w:pPr>
              <w:rPr>
                <w:b/>
                <w:color w:val="3C886C"/>
                <w:lang w:val="en-GB"/>
              </w:rPr>
            </w:pPr>
            <w:r>
              <w:rPr>
                <w:lang w:val="en-GB"/>
              </w:rPr>
              <w:t>INDICATE_</w:t>
            </w:r>
            <w:r w:rsidRPr="00003274">
              <w:t>6_WLC</w:t>
            </w:r>
            <w:r>
              <w:rPr>
                <w:lang w:val="en-GB"/>
              </w:rPr>
              <w:t>_</w:t>
            </w:r>
            <w:proofErr w:type="spellStart"/>
            <w:r>
              <w:rPr>
                <w:lang w:val="en-GB"/>
              </w:rPr>
              <w:t>indicate_life_Croatia</w:t>
            </w:r>
            <w:proofErr w:type="spellEnd"/>
          </w:p>
        </w:tc>
        <w:tc>
          <w:tcPr>
            <w:tcW w:w="2977" w:type="dxa"/>
            <w:vMerge/>
          </w:tcPr>
          <w:p w14:paraId="77559E18" w14:textId="267A502E" w:rsidR="006B5176" w:rsidRPr="00FF505E" w:rsidRDefault="006B5176" w:rsidP="006B5176">
            <w:pPr>
              <w:rPr>
                <w:lang w:val="en-GB"/>
              </w:rPr>
            </w:pPr>
          </w:p>
        </w:tc>
      </w:tr>
      <w:tr w:rsidR="006B5176" w:rsidRPr="00FF505E" w14:paraId="03D3A082" w14:textId="77777777" w:rsidTr="00966255">
        <w:tc>
          <w:tcPr>
            <w:tcW w:w="5372" w:type="dxa"/>
          </w:tcPr>
          <w:p w14:paraId="30AC3539" w14:textId="1518B440" w:rsidR="006B5176" w:rsidRPr="00FF505E" w:rsidRDefault="006B5176" w:rsidP="006B5176">
            <w:pPr>
              <w:rPr>
                <w:b/>
                <w:color w:val="3C886C"/>
                <w:lang w:val="en-GB"/>
              </w:rPr>
            </w:pPr>
            <w:r>
              <w:rPr>
                <w:lang w:val="en-GB"/>
              </w:rPr>
              <w:t>INDICATE_</w:t>
            </w:r>
            <w:r w:rsidRPr="00003274">
              <w:t>7_WLC_indicate</w:t>
            </w:r>
            <w:r>
              <w:rPr>
                <w:lang w:val="en-GB"/>
              </w:rPr>
              <w:t>_</w:t>
            </w:r>
            <w:proofErr w:type="spellStart"/>
            <w:r>
              <w:rPr>
                <w:lang w:val="en-GB"/>
              </w:rPr>
              <w:t>life_Italy</w:t>
            </w:r>
            <w:proofErr w:type="spellEnd"/>
          </w:p>
        </w:tc>
        <w:tc>
          <w:tcPr>
            <w:tcW w:w="2977" w:type="dxa"/>
            <w:vMerge/>
          </w:tcPr>
          <w:p w14:paraId="5982A3D2" w14:textId="77777777" w:rsidR="006B5176" w:rsidRPr="00FF505E" w:rsidRDefault="006B5176" w:rsidP="006B5176">
            <w:pPr>
              <w:rPr>
                <w:lang w:val="en-GB"/>
              </w:rPr>
            </w:pPr>
          </w:p>
        </w:tc>
      </w:tr>
    </w:tbl>
    <w:p w14:paraId="44186F7E" w14:textId="3AE7D20B" w:rsidR="00A9342D" w:rsidRPr="00FF505E" w:rsidRDefault="00A9342D" w:rsidP="00A65A88">
      <w:pPr>
        <w:pStyle w:val="Heading1"/>
        <w:rPr>
          <w:lang w:val="en-GB"/>
        </w:rPr>
      </w:pPr>
      <w:bookmarkStart w:id="40" w:name="_Toc189577786"/>
      <w:r w:rsidRPr="00FF505E">
        <w:rPr>
          <w:lang w:val="en-GB"/>
        </w:rPr>
        <w:lastRenderedPageBreak/>
        <w:t>FAIR data</w:t>
      </w:r>
      <w:bookmarkEnd w:id="40"/>
    </w:p>
    <w:p w14:paraId="3A2B8856" w14:textId="6201A2A0" w:rsidR="00A9342D" w:rsidRPr="00FF505E" w:rsidRDefault="00A9342D" w:rsidP="00A65A88">
      <w:pPr>
        <w:pStyle w:val="Heading2"/>
        <w:numPr>
          <w:ilvl w:val="1"/>
          <w:numId w:val="12"/>
        </w:numPr>
        <w:rPr>
          <w:lang w:val="en-GB"/>
        </w:rPr>
      </w:pPr>
      <w:bookmarkStart w:id="41" w:name="_Toc189577787"/>
      <w:r w:rsidRPr="00FF505E">
        <w:rPr>
          <w:lang w:val="en-GB"/>
        </w:rPr>
        <w:t>Making Data</w:t>
      </w:r>
      <w:r w:rsidRPr="00FF505E">
        <w:rPr>
          <w:rFonts w:eastAsia="Poppins"/>
          <w:lang w:val="en-GB"/>
        </w:rPr>
        <w:t xml:space="preserve"> Findable, </w:t>
      </w:r>
      <w:r w:rsidRPr="00FF505E">
        <w:rPr>
          <w:lang w:val="en-GB"/>
        </w:rPr>
        <w:t>Including</w:t>
      </w:r>
      <w:r w:rsidRPr="00FF505E">
        <w:rPr>
          <w:rFonts w:eastAsia="Poppins"/>
          <w:lang w:val="en-GB"/>
        </w:rPr>
        <w:t xml:space="preserve"> P</w:t>
      </w:r>
      <w:r w:rsidRPr="00FF505E">
        <w:rPr>
          <w:lang w:val="en-GB"/>
        </w:rPr>
        <w:t>rovisions for Metadata</w:t>
      </w:r>
      <w:bookmarkEnd w:id="41"/>
    </w:p>
    <w:p w14:paraId="53671FAD" w14:textId="21A056FC" w:rsidR="00A9342D" w:rsidRPr="00FF505E" w:rsidRDefault="00A9342D" w:rsidP="00A9342D">
      <w:pPr>
        <w:pStyle w:val="Heading2"/>
        <w:numPr>
          <w:ilvl w:val="2"/>
          <w:numId w:val="12"/>
        </w:numPr>
        <w:rPr>
          <w:lang w:val="en-GB"/>
        </w:rPr>
      </w:pPr>
      <w:bookmarkStart w:id="42" w:name="_Toc189577788"/>
      <w:r w:rsidRPr="00FF505E">
        <w:rPr>
          <w:lang w:val="en-GB"/>
        </w:rPr>
        <w:t>Persistent Identifier</w:t>
      </w:r>
      <w:bookmarkEnd w:id="42"/>
    </w:p>
    <w:p w14:paraId="2EFCA114" w14:textId="5A91695A" w:rsidR="00A9342D" w:rsidRPr="00FF505E" w:rsidRDefault="00A9342D" w:rsidP="00A9342D">
      <w:pPr>
        <w:rPr>
          <w:lang w:val="en-GB"/>
        </w:rPr>
      </w:pPr>
      <w:r w:rsidRPr="00FF505E">
        <w:rPr>
          <w:lang w:val="en-GB"/>
        </w:rPr>
        <w:t>A persistent identifier (PID) is a unique and long-lasting reference to an object, resource, or piece of information that remains constant over time, even if the location or other metadata associated with it changes. The goal of a PID is to ensure that a resource can be reliably located and cited, even after many years.</w:t>
      </w:r>
    </w:p>
    <w:p w14:paraId="4C57C87C" w14:textId="0FEFF51C" w:rsidR="00A9342D" w:rsidRPr="00FF505E" w:rsidRDefault="00A9342D" w:rsidP="00A9342D">
      <w:pPr>
        <w:rPr>
          <w:lang w:val="en-GB"/>
        </w:rPr>
      </w:pPr>
      <w:r w:rsidRPr="00FF505E">
        <w:rPr>
          <w:lang w:val="en-GB"/>
        </w:rPr>
        <w:t>PIDs are commonly used in digital contexts, such as academic publishing, data repositories, or libraries, where they help link</w:t>
      </w:r>
      <w:r w:rsidR="00010E91">
        <w:rPr>
          <w:lang w:val="en-GB"/>
        </w:rPr>
        <w:t>ing</w:t>
      </w:r>
      <w:r w:rsidRPr="00FF505E">
        <w:rPr>
          <w:lang w:val="en-GB"/>
        </w:rPr>
        <w:t xml:space="preserve"> to research papers, datasets, or other content. Examples of PIDs include:</w:t>
      </w:r>
    </w:p>
    <w:p w14:paraId="5EB3251F" w14:textId="77777777" w:rsidR="00A9342D" w:rsidRPr="00FF505E" w:rsidRDefault="00A9342D" w:rsidP="00A9342D">
      <w:pPr>
        <w:pStyle w:val="ListParagraph"/>
        <w:numPr>
          <w:ilvl w:val="0"/>
          <w:numId w:val="10"/>
        </w:numPr>
        <w:tabs>
          <w:tab w:val="right" w:pos="12000"/>
        </w:tabs>
        <w:spacing w:before="0" w:after="0" w:line="276" w:lineRule="auto"/>
        <w:jc w:val="both"/>
        <w:rPr>
          <w:lang w:val="en-GB"/>
        </w:rPr>
      </w:pPr>
      <w:r w:rsidRPr="00FF505E">
        <w:rPr>
          <w:b/>
          <w:bCs/>
          <w:lang w:val="en-GB"/>
        </w:rPr>
        <w:t>DOI (Digital Object Identifier):</w:t>
      </w:r>
      <w:r w:rsidRPr="00FF505E">
        <w:rPr>
          <w:lang w:val="en-GB"/>
        </w:rPr>
        <w:t xml:space="preserve"> Used for academic papers, books, and datasets to provide a permanent link.</w:t>
      </w:r>
    </w:p>
    <w:p w14:paraId="19A3FB91" w14:textId="77777777" w:rsidR="00A9342D" w:rsidRPr="00FF505E" w:rsidRDefault="00A9342D" w:rsidP="00A9342D">
      <w:pPr>
        <w:pStyle w:val="ListParagraph"/>
        <w:numPr>
          <w:ilvl w:val="0"/>
          <w:numId w:val="10"/>
        </w:numPr>
        <w:tabs>
          <w:tab w:val="right" w:pos="12000"/>
        </w:tabs>
        <w:spacing w:before="0" w:after="0" w:line="276" w:lineRule="auto"/>
        <w:jc w:val="both"/>
        <w:rPr>
          <w:lang w:val="en-GB"/>
        </w:rPr>
      </w:pPr>
      <w:proofErr w:type="spellStart"/>
      <w:r w:rsidRPr="00FF505E">
        <w:rPr>
          <w:b/>
          <w:bCs/>
          <w:lang w:val="en-GB"/>
        </w:rPr>
        <w:t>ORCiD</w:t>
      </w:r>
      <w:proofErr w:type="spellEnd"/>
      <w:r w:rsidRPr="00FF505E">
        <w:rPr>
          <w:b/>
          <w:bCs/>
          <w:lang w:val="en-GB"/>
        </w:rPr>
        <w:t>:</w:t>
      </w:r>
      <w:r w:rsidRPr="00FF505E">
        <w:rPr>
          <w:lang w:val="en-GB"/>
        </w:rPr>
        <w:t xml:space="preserve"> A PID for researchers that ensures their work is correctly attributed to them.</w:t>
      </w:r>
    </w:p>
    <w:p w14:paraId="42F6B355" w14:textId="77777777" w:rsidR="00A9342D" w:rsidRPr="00FF505E" w:rsidRDefault="00A9342D" w:rsidP="00A9342D">
      <w:pPr>
        <w:pStyle w:val="ListParagraph"/>
        <w:numPr>
          <w:ilvl w:val="0"/>
          <w:numId w:val="10"/>
        </w:numPr>
        <w:tabs>
          <w:tab w:val="right" w:pos="12000"/>
        </w:tabs>
        <w:spacing w:before="0" w:after="0" w:line="276" w:lineRule="auto"/>
        <w:jc w:val="both"/>
        <w:rPr>
          <w:lang w:val="en-GB"/>
        </w:rPr>
      </w:pPr>
      <w:r w:rsidRPr="00FF505E">
        <w:rPr>
          <w:b/>
          <w:bCs/>
          <w:lang w:val="en-GB"/>
        </w:rPr>
        <w:t>ROR (Research Organization Registry):</w:t>
      </w:r>
      <w:r w:rsidRPr="00FF505E">
        <w:rPr>
          <w:lang w:val="en-GB"/>
        </w:rPr>
        <w:t xml:space="preserve"> A PID for research organizations, ensuring consistent identification and linking across academic and institutional records</w:t>
      </w:r>
      <w:r w:rsidRPr="00FF505E">
        <w:rPr>
          <w:rStyle w:val="FootnoteReference"/>
          <w:lang w:val="en-GB"/>
        </w:rPr>
        <w:footnoteReference w:id="3"/>
      </w:r>
      <w:r w:rsidRPr="00FF505E">
        <w:rPr>
          <w:lang w:val="en-GB"/>
        </w:rPr>
        <w:t>.</w:t>
      </w:r>
    </w:p>
    <w:p w14:paraId="7FFF2B21" w14:textId="2733C378" w:rsidR="00A9342D" w:rsidRPr="00B95E9B" w:rsidRDefault="00A9342D" w:rsidP="00A9342D">
      <w:pPr>
        <w:rPr>
          <w:lang w:val="en-GB"/>
        </w:rPr>
      </w:pPr>
      <w:r w:rsidRPr="00FF505E">
        <w:rPr>
          <w:lang w:val="en-GB"/>
        </w:rPr>
        <w:t xml:space="preserve">In our project, the data generated and re-used will be organized to guarantee discoverability and traceability, leveraging standardized identification methods such as PIDs. The naming convention for project datasets will be structured as </w:t>
      </w:r>
      <w:r w:rsidRPr="00B95E9B">
        <w:rPr>
          <w:lang w:val="en-GB"/>
        </w:rPr>
        <w:t xml:space="preserve">outlined in </w:t>
      </w:r>
      <w:r w:rsidRPr="00B95E9B">
        <w:rPr>
          <w:lang w:val="en-GB"/>
        </w:rPr>
        <w:fldChar w:fldCharType="begin"/>
      </w:r>
      <w:r w:rsidRPr="00B95E9B">
        <w:rPr>
          <w:lang w:val="en-GB"/>
        </w:rPr>
        <w:instrText xml:space="preserve"> REF _Ref187760774 \h </w:instrText>
      </w:r>
      <w:r w:rsidR="00B95E9B">
        <w:rPr>
          <w:lang w:val="en-GB"/>
        </w:rPr>
        <w:instrText xml:space="preserve"> \* MERGEFORMAT </w:instrText>
      </w:r>
      <w:r w:rsidRPr="00B95E9B">
        <w:rPr>
          <w:lang w:val="en-GB"/>
        </w:rPr>
      </w:r>
      <w:r w:rsidRPr="00B95E9B">
        <w:rPr>
          <w:lang w:val="en-GB"/>
        </w:rPr>
        <w:fldChar w:fldCharType="separate"/>
      </w:r>
      <w:r w:rsidR="0089052E" w:rsidRPr="00B95E9B">
        <w:rPr>
          <w:lang w:val="en-GB"/>
        </w:rPr>
        <w:t xml:space="preserve">Table </w:t>
      </w:r>
      <w:r w:rsidR="0089052E" w:rsidRPr="00B95E9B">
        <w:rPr>
          <w:noProof/>
          <w:lang w:val="en-GB"/>
        </w:rPr>
        <w:t>7</w:t>
      </w:r>
      <w:r w:rsidRPr="00B95E9B">
        <w:rPr>
          <w:lang w:val="en-GB"/>
        </w:rPr>
        <w:fldChar w:fldCharType="end"/>
      </w:r>
      <w:r w:rsidRPr="00B95E9B">
        <w:rPr>
          <w:lang w:val="en-GB"/>
        </w:rPr>
        <w:t>.</w:t>
      </w:r>
    </w:p>
    <w:p w14:paraId="7B268161" w14:textId="0DA18DDE" w:rsidR="00A9342D" w:rsidRPr="00B95E9B" w:rsidRDefault="00A9342D" w:rsidP="00A9342D">
      <w:pPr>
        <w:pStyle w:val="Caption"/>
        <w:keepNext/>
        <w:rPr>
          <w:iCs w:val="0"/>
          <w:color w:val="auto"/>
          <w:sz w:val="16"/>
          <w:szCs w:val="16"/>
          <w:lang w:val="en-GB"/>
        </w:rPr>
      </w:pPr>
      <w:bookmarkStart w:id="43" w:name="_Ref187760774"/>
      <w:bookmarkStart w:id="44" w:name="_Toc187837085"/>
      <w:bookmarkStart w:id="45" w:name="_Toc190174644"/>
      <w:r w:rsidRPr="00B95E9B">
        <w:rPr>
          <w:iCs w:val="0"/>
          <w:color w:val="auto"/>
          <w:sz w:val="16"/>
          <w:szCs w:val="16"/>
          <w:lang w:val="en-GB"/>
        </w:rPr>
        <w:t xml:space="preserve">Table </w:t>
      </w:r>
      <w:r w:rsidRPr="00B95E9B">
        <w:rPr>
          <w:iCs w:val="0"/>
          <w:color w:val="auto"/>
          <w:sz w:val="16"/>
          <w:szCs w:val="16"/>
          <w:lang w:val="en-GB"/>
        </w:rPr>
        <w:fldChar w:fldCharType="begin"/>
      </w:r>
      <w:r w:rsidRPr="00B95E9B">
        <w:rPr>
          <w:iCs w:val="0"/>
          <w:color w:val="auto"/>
          <w:sz w:val="16"/>
          <w:szCs w:val="16"/>
          <w:lang w:val="en-GB"/>
        </w:rPr>
        <w:instrText>SEQ Table \* ARABIC</w:instrText>
      </w:r>
      <w:r w:rsidRPr="00B95E9B">
        <w:rPr>
          <w:iCs w:val="0"/>
          <w:color w:val="auto"/>
          <w:sz w:val="16"/>
          <w:szCs w:val="16"/>
          <w:lang w:val="en-GB"/>
        </w:rPr>
        <w:fldChar w:fldCharType="separate"/>
      </w:r>
      <w:r w:rsidR="0089052E" w:rsidRPr="00B95E9B">
        <w:rPr>
          <w:iCs w:val="0"/>
          <w:color w:val="auto"/>
          <w:sz w:val="16"/>
          <w:szCs w:val="16"/>
          <w:lang w:val="en-GB"/>
        </w:rPr>
        <w:t>7</w:t>
      </w:r>
      <w:r w:rsidRPr="00B95E9B">
        <w:rPr>
          <w:iCs w:val="0"/>
          <w:color w:val="auto"/>
          <w:sz w:val="16"/>
          <w:szCs w:val="16"/>
          <w:lang w:val="en-GB"/>
        </w:rPr>
        <w:fldChar w:fldCharType="end"/>
      </w:r>
      <w:bookmarkEnd w:id="43"/>
      <w:r w:rsidRPr="00B95E9B">
        <w:rPr>
          <w:iCs w:val="0"/>
          <w:color w:val="auto"/>
          <w:sz w:val="16"/>
          <w:szCs w:val="16"/>
          <w:lang w:val="en-GB"/>
        </w:rPr>
        <w:t>: Naming Conventions of Datasets</w:t>
      </w:r>
      <w:bookmarkEnd w:id="44"/>
      <w:bookmarkEnd w:id="45"/>
    </w:p>
    <w:tbl>
      <w:tblPr>
        <w:tblStyle w:val="a4"/>
        <w:tblW w:w="9119" w:type="dxa"/>
        <w:tblInd w:w="-12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4355"/>
        <w:gridCol w:w="2382"/>
        <w:gridCol w:w="2382"/>
      </w:tblGrid>
      <w:tr w:rsidR="0089052E" w:rsidRPr="00FF505E" w14:paraId="507C2156" w14:textId="77777777" w:rsidTr="00901C8A">
        <w:trPr>
          <w:cnfStyle w:val="100000000000" w:firstRow="1" w:lastRow="0" w:firstColumn="0" w:lastColumn="0" w:oddVBand="0" w:evenVBand="0" w:oddHBand="0" w:evenHBand="0" w:firstRowFirstColumn="0" w:firstRowLastColumn="0" w:lastRowFirstColumn="0" w:lastRowLastColumn="0"/>
          <w:tblHeader/>
        </w:trPr>
        <w:tc>
          <w:tcPr>
            <w:tcW w:w="4355" w:type="dxa"/>
            <w:tcBorders>
              <w:bottom w:val="single" w:sz="8" w:space="0" w:color="7F7F7F"/>
            </w:tcBorders>
          </w:tcPr>
          <w:p w14:paraId="7F8D7746" w14:textId="7A9FB58C" w:rsidR="0089052E" w:rsidRPr="00FF505E" w:rsidRDefault="0089052E" w:rsidP="00966255">
            <w:pPr>
              <w:rPr>
                <w:b/>
                <w:color w:val="132B45"/>
                <w:lang w:val="en-GB"/>
              </w:rPr>
            </w:pPr>
            <w:r w:rsidRPr="00FF505E">
              <w:rPr>
                <w:b/>
                <w:i w:val="0"/>
                <w:color w:val="132B45"/>
                <w:lang w:val="en-GB"/>
              </w:rPr>
              <w:t>Type of Data</w:t>
            </w:r>
          </w:p>
        </w:tc>
        <w:tc>
          <w:tcPr>
            <w:tcW w:w="2382" w:type="dxa"/>
            <w:tcBorders>
              <w:bottom w:val="single" w:sz="8" w:space="0" w:color="7F7F7F"/>
            </w:tcBorders>
          </w:tcPr>
          <w:p w14:paraId="77763C7A" w14:textId="77BB075E" w:rsidR="0089052E" w:rsidRPr="00FF505E" w:rsidRDefault="0089052E" w:rsidP="00966255">
            <w:pPr>
              <w:rPr>
                <w:b/>
                <w:i w:val="0"/>
                <w:color w:val="132B45"/>
                <w:lang w:val="en-GB"/>
              </w:rPr>
            </w:pPr>
            <w:r w:rsidRPr="00FF505E">
              <w:rPr>
                <w:b/>
                <w:i w:val="0"/>
                <w:color w:val="132B45"/>
                <w:lang w:val="en-GB"/>
              </w:rPr>
              <w:t>Naming Convention</w:t>
            </w:r>
          </w:p>
        </w:tc>
        <w:tc>
          <w:tcPr>
            <w:tcW w:w="2382" w:type="dxa"/>
            <w:tcBorders>
              <w:bottom w:val="single" w:sz="8" w:space="0" w:color="7F7F7F"/>
            </w:tcBorders>
          </w:tcPr>
          <w:p w14:paraId="7125C179" w14:textId="147B1803" w:rsidR="0089052E" w:rsidRPr="00FF505E" w:rsidRDefault="0089052E" w:rsidP="00966255">
            <w:pPr>
              <w:rPr>
                <w:b/>
                <w:color w:val="132B45"/>
                <w:lang w:val="en-GB"/>
              </w:rPr>
            </w:pPr>
            <w:r w:rsidRPr="00FF505E">
              <w:rPr>
                <w:b/>
                <w:i w:val="0"/>
                <w:color w:val="132B45"/>
                <w:lang w:val="en-GB"/>
              </w:rPr>
              <w:t>Examples</w:t>
            </w:r>
          </w:p>
        </w:tc>
      </w:tr>
      <w:tr w:rsidR="0089052E" w:rsidRPr="00FF505E" w14:paraId="425F3897" w14:textId="77777777" w:rsidTr="00901C8A">
        <w:trPr>
          <w:cnfStyle w:val="000000100000" w:firstRow="0" w:lastRow="0" w:firstColumn="0" w:lastColumn="0" w:oddVBand="0" w:evenVBand="0" w:oddHBand="1" w:evenHBand="0" w:firstRowFirstColumn="0" w:firstRowLastColumn="0" w:lastRowFirstColumn="0" w:lastRowLastColumn="0"/>
        </w:trPr>
        <w:tc>
          <w:tcPr>
            <w:tcW w:w="4355" w:type="dxa"/>
            <w:tcBorders>
              <w:top w:val="single" w:sz="8" w:space="0" w:color="7F7F7F"/>
            </w:tcBorders>
          </w:tcPr>
          <w:p w14:paraId="4517CD1D" w14:textId="6AFC95DE" w:rsidR="0089052E" w:rsidRPr="00FF505E" w:rsidRDefault="0089052E" w:rsidP="00966255">
            <w:pPr>
              <w:rPr>
                <w:b/>
                <w:color w:val="3C886C"/>
                <w:lang w:val="en-GB"/>
              </w:rPr>
            </w:pPr>
            <w:r w:rsidRPr="00FF505E">
              <w:rPr>
                <w:b/>
                <w:color w:val="3C886C"/>
                <w:lang w:val="en-GB"/>
              </w:rPr>
              <w:t>Deliverable</w:t>
            </w:r>
          </w:p>
        </w:tc>
        <w:tc>
          <w:tcPr>
            <w:tcW w:w="2382" w:type="dxa"/>
            <w:tcBorders>
              <w:top w:val="single" w:sz="8" w:space="0" w:color="7F7F7F"/>
            </w:tcBorders>
          </w:tcPr>
          <w:p w14:paraId="71864A7F" w14:textId="4412D752" w:rsidR="0089052E" w:rsidRPr="00FF505E" w:rsidRDefault="00F800B7" w:rsidP="00966255">
            <w:pPr>
              <w:rPr>
                <w:lang w:val="en-GB"/>
              </w:rPr>
            </w:pPr>
            <w:r w:rsidRPr="00FF505E">
              <w:rPr>
                <w:lang w:val="en-GB"/>
              </w:rPr>
              <w:t>INDICATE</w:t>
            </w:r>
            <w:r w:rsidR="00EB12B0">
              <w:rPr>
                <w:lang w:val="en-GB"/>
              </w:rPr>
              <w:t>LIFE</w:t>
            </w:r>
            <w:r w:rsidRPr="00FF505E">
              <w:rPr>
                <w:lang w:val="en-GB"/>
              </w:rPr>
              <w:t>_D[number of deliverable]_[description of deliverable]_</w:t>
            </w:r>
            <w:r w:rsidR="00293952" w:rsidRPr="00FF505E">
              <w:rPr>
                <w:lang w:val="en-GB"/>
              </w:rPr>
              <w:t>[version]</w:t>
            </w:r>
            <w:r w:rsidR="00120FA3">
              <w:rPr>
                <w:lang w:val="en-GB"/>
              </w:rPr>
              <w:t>.[format]</w:t>
            </w:r>
          </w:p>
        </w:tc>
        <w:tc>
          <w:tcPr>
            <w:tcW w:w="2382" w:type="dxa"/>
            <w:tcBorders>
              <w:top w:val="single" w:sz="8" w:space="0" w:color="7F7F7F"/>
            </w:tcBorders>
          </w:tcPr>
          <w:p w14:paraId="3D24A874" w14:textId="04A2968F" w:rsidR="0089052E" w:rsidRPr="00FF505E" w:rsidRDefault="00F800B7" w:rsidP="00966255">
            <w:pPr>
              <w:rPr>
                <w:lang w:val="en-GB"/>
              </w:rPr>
            </w:pPr>
            <w:r w:rsidRPr="00FF505E">
              <w:rPr>
                <w:lang w:val="en-GB"/>
              </w:rPr>
              <w:t>INDICATE</w:t>
            </w:r>
            <w:r w:rsidR="00EB12B0">
              <w:rPr>
                <w:lang w:val="en-GB"/>
              </w:rPr>
              <w:t>LIFE</w:t>
            </w:r>
            <w:r w:rsidRPr="00FF505E">
              <w:rPr>
                <w:lang w:val="en-GB"/>
              </w:rPr>
              <w:t>_D1.4_Data management plan</w:t>
            </w:r>
            <w:r w:rsidR="00293952" w:rsidRPr="00FF505E">
              <w:rPr>
                <w:lang w:val="en-GB"/>
              </w:rPr>
              <w:t>_</w:t>
            </w:r>
            <w:r w:rsidR="00901C8A">
              <w:rPr>
                <w:lang w:val="en-GB"/>
              </w:rPr>
              <w:t>v1</w:t>
            </w:r>
            <w:r w:rsidR="00120FA3">
              <w:rPr>
                <w:lang w:val="en-GB"/>
              </w:rPr>
              <w:t>.pdf</w:t>
            </w:r>
          </w:p>
        </w:tc>
      </w:tr>
      <w:tr w:rsidR="0089052E" w:rsidRPr="00FF505E" w14:paraId="7195E832" w14:textId="77777777" w:rsidTr="00901C8A">
        <w:tc>
          <w:tcPr>
            <w:tcW w:w="4355" w:type="dxa"/>
          </w:tcPr>
          <w:p w14:paraId="75C3012B" w14:textId="10840C97" w:rsidR="0089052E" w:rsidRPr="00FF505E" w:rsidRDefault="0089052E" w:rsidP="0089052E">
            <w:pPr>
              <w:rPr>
                <w:b/>
                <w:color w:val="3C886C"/>
                <w:lang w:val="en-GB"/>
              </w:rPr>
            </w:pPr>
            <w:r w:rsidRPr="00FF505E">
              <w:rPr>
                <w:b/>
                <w:color w:val="3C886C"/>
                <w:lang w:val="en-GB"/>
              </w:rPr>
              <w:t>Photographs and audio/visual recordings</w:t>
            </w:r>
          </w:p>
        </w:tc>
        <w:tc>
          <w:tcPr>
            <w:tcW w:w="2382" w:type="dxa"/>
          </w:tcPr>
          <w:p w14:paraId="5510C1DC" w14:textId="09E13C96" w:rsidR="0089052E" w:rsidRPr="00FF505E" w:rsidRDefault="00F800B7" w:rsidP="0089052E">
            <w:pPr>
              <w:rPr>
                <w:lang w:val="en-GB"/>
              </w:rPr>
            </w:pPr>
            <w:r w:rsidRPr="00FF505E">
              <w:rPr>
                <w:lang w:val="en-GB"/>
              </w:rPr>
              <w:t>INDICATE</w:t>
            </w:r>
            <w:r w:rsidR="00EB12B0">
              <w:rPr>
                <w:lang w:val="en-GB"/>
              </w:rPr>
              <w:t>LIFE</w:t>
            </w:r>
            <w:r w:rsidR="0089052E" w:rsidRPr="00FF505E">
              <w:rPr>
                <w:lang w:val="en-GB"/>
              </w:rPr>
              <w:t>_[event][date of event][description of event/content]</w:t>
            </w:r>
          </w:p>
        </w:tc>
        <w:tc>
          <w:tcPr>
            <w:tcW w:w="2382" w:type="dxa"/>
          </w:tcPr>
          <w:p w14:paraId="7EE9FCD8" w14:textId="24A53C5E" w:rsidR="0089052E" w:rsidRPr="00FF505E" w:rsidRDefault="00F800B7" w:rsidP="0089052E">
            <w:pPr>
              <w:rPr>
                <w:lang w:val="en-GB"/>
              </w:rPr>
            </w:pPr>
            <w:r w:rsidRPr="00901C8A">
              <w:rPr>
                <w:lang w:val="en-GB"/>
              </w:rPr>
              <w:t>INDICATE</w:t>
            </w:r>
            <w:r w:rsidR="0089052E" w:rsidRPr="00901C8A">
              <w:rPr>
                <w:lang w:val="en-GB"/>
              </w:rPr>
              <w:t>_</w:t>
            </w:r>
            <w:r w:rsidR="00901C8A">
              <w:rPr>
                <w:lang w:val="en-GB"/>
              </w:rPr>
              <w:t>DesignSprintCroatia</w:t>
            </w:r>
            <w:r w:rsidR="0089052E" w:rsidRPr="00901C8A">
              <w:rPr>
                <w:lang w:val="en-GB"/>
              </w:rPr>
              <w:t>_202</w:t>
            </w:r>
            <w:r w:rsidR="00901C8A">
              <w:rPr>
                <w:lang w:val="en-GB"/>
              </w:rPr>
              <w:t>5</w:t>
            </w:r>
            <w:r w:rsidR="0089052E" w:rsidRPr="00901C8A">
              <w:rPr>
                <w:lang w:val="en-GB"/>
              </w:rPr>
              <w:t>_</w:t>
            </w:r>
            <w:r w:rsidR="00901C8A">
              <w:rPr>
                <w:lang w:val="en-GB"/>
              </w:rPr>
              <w:t>GroupPicture</w:t>
            </w:r>
            <w:r w:rsidR="0089052E" w:rsidRPr="00901C8A">
              <w:rPr>
                <w:lang w:val="en-GB"/>
              </w:rPr>
              <w:t>.jpg</w:t>
            </w:r>
          </w:p>
        </w:tc>
      </w:tr>
      <w:tr w:rsidR="0089052E" w:rsidRPr="00FF505E" w14:paraId="092B652E" w14:textId="77777777" w:rsidTr="00901C8A">
        <w:trPr>
          <w:cnfStyle w:val="000000100000" w:firstRow="0" w:lastRow="0" w:firstColumn="0" w:lastColumn="0" w:oddVBand="0" w:evenVBand="0" w:oddHBand="1" w:evenHBand="0" w:firstRowFirstColumn="0" w:firstRowLastColumn="0" w:lastRowFirstColumn="0" w:lastRowLastColumn="0"/>
        </w:trPr>
        <w:tc>
          <w:tcPr>
            <w:tcW w:w="4355" w:type="dxa"/>
          </w:tcPr>
          <w:p w14:paraId="70443E5C" w14:textId="34E3AD8F" w:rsidR="0089052E" w:rsidRPr="00FF505E" w:rsidRDefault="0089052E" w:rsidP="0089052E">
            <w:pPr>
              <w:rPr>
                <w:b/>
                <w:color w:val="3C886C"/>
                <w:lang w:val="en-GB"/>
              </w:rPr>
            </w:pPr>
            <w:r w:rsidRPr="00FF505E">
              <w:rPr>
                <w:b/>
                <w:color w:val="3C886C"/>
                <w:lang w:val="en-GB"/>
              </w:rPr>
              <w:t>Datasets</w:t>
            </w:r>
          </w:p>
        </w:tc>
        <w:tc>
          <w:tcPr>
            <w:tcW w:w="2382" w:type="dxa"/>
          </w:tcPr>
          <w:p w14:paraId="05194789" w14:textId="5EFFC0CA" w:rsidR="0089052E" w:rsidRPr="00FF505E" w:rsidRDefault="00EB12B0" w:rsidP="00EB12B0">
            <w:pPr>
              <w:tabs>
                <w:tab w:val="left" w:pos="1013"/>
              </w:tabs>
              <w:rPr>
                <w:lang w:val="en-GB"/>
              </w:rPr>
            </w:pPr>
            <w:r>
              <w:rPr>
                <w:lang w:val="en-GB"/>
              </w:rPr>
              <w:t>INDICATELIFE_</w:t>
            </w:r>
            <w:r w:rsidR="000245A3">
              <w:rPr>
                <w:lang w:val="en-GB"/>
              </w:rPr>
              <w:t>[dataset name]_</w:t>
            </w:r>
            <w:r w:rsidR="003E74D8">
              <w:t>[</w:t>
            </w:r>
            <w:r w:rsidR="002961D5" w:rsidRPr="003D71BD">
              <w:t xml:space="preserve">partner </w:t>
            </w:r>
            <w:r w:rsidR="002961D5" w:rsidRPr="003D71BD">
              <w:lastRenderedPageBreak/>
              <w:t>in</w:t>
            </w:r>
            <w:r w:rsidR="002961D5">
              <w:t>itials</w:t>
            </w:r>
            <w:r w:rsidR="002961D5" w:rsidRPr="003D71BD">
              <w:t>]</w:t>
            </w:r>
            <w:r w:rsidR="003E74D8">
              <w:t>_</w:t>
            </w:r>
            <w:r w:rsidR="003E74D8">
              <w:rPr>
                <w:lang w:val="en-GB"/>
              </w:rPr>
              <w:t xml:space="preserve"> v[</w:t>
            </w:r>
            <w:proofErr w:type="spellStart"/>
            <w:r w:rsidR="003E74D8">
              <w:rPr>
                <w:lang w:val="en-GB"/>
              </w:rPr>
              <w:t>n°version</w:t>
            </w:r>
            <w:proofErr w:type="spellEnd"/>
            <w:r w:rsidR="000245A3">
              <w:rPr>
                <w:lang w:val="en-GB"/>
              </w:rPr>
              <w:t>.[format]</w:t>
            </w:r>
          </w:p>
        </w:tc>
        <w:tc>
          <w:tcPr>
            <w:tcW w:w="2382" w:type="dxa"/>
          </w:tcPr>
          <w:p w14:paraId="35DA0CD7" w14:textId="1F76E5E1" w:rsidR="0089052E" w:rsidRPr="00FF505E" w:rsidRDefault="000245A3" w:rsidP="0089052E">
            <w:pPr>
              <w:rPr>
                <w:lang w:val="en-GB"/>
              </w:rPr>
            </w:pPr>
            <w:proofErr w:type="spellStart"/>
            <w:r>
              <w:rPr>
                <w:lang w:val="en-GB"/>
              </w:rPr>
              <w:lastRenderedPageBreak/>
              <w:t>INDICATELIFE_WLC</w:t>
            </w:r>
            <w:r w:rsidR="00901C8A">
              <w:rPr>
                <w:lang w:val="en-GB"/>
              </w:rPr>
              <w:t>Italy</w:t>
            </w:r>
            <w:proofErr w:type="spellEnd"/>
            <w:r w:rsidR="003E74D8">
              <w:rPr>
                <w:lang w:val="en-GB"/>
              </w:rPr>
              <w:t xml:space="preserve"> </w:t>
            </w:r>
            <w:r w:rsidR="008444B6">
              <w:rPr>
                <w:lang w:val="en-GB"/>
              </w:rPr>
              <w:t>_</w:t>
            </w:r>
            <w:r w:rsidR="00895B1D">
              <w:rPr>
                <w:lang w:val="en-GB"/>
              </w:rPr>
              <w:t>PoLiMi</w:t>
            </w:r>
            <w:r w:rsidR="003E74D8">
              <w:rPr>
                <w:lang w:val="en-GB"/>
              </w:rPr>
              <w:t>_v2</w:t>
            </w:r>
            <w:r w:rsidR="008444B6">
              <w:rPr>
                <w:lang w:val="en-GB"/>
              </w:rPr>
              <w:t>csv</w:t>
            </w:r>
          </w:p>
        </w:tc>
      </w:tr>
      <w:tr w:rsidR="00120FA3" w:rsidRPr="00FF505E" w14:paraId="5366A93F" w14:textId="77777777" w:rsidTr="00901C8A">
        <w:tc>
          <w:tcPr>
            <w:tcW w:w="4355" w:type="dxa"/>
          </w:tcPr>
          <w:p w14:paraId="27514FA9" w14:textId="1D862357" w:rsidR="00120FA3" w:rsidRPr="00FF505E" w:rsidRDefault="00120FA3" w:rsidP="00120FA3">
            <w:pPr>
              <w:rPr>
                <w:b/>
                <w:color w:val="3C886C"/>
                <w:lang w:val="en-GB"/>
              </w:rPr>
            </w:pPr>
            <w:r w:rsidRPr="00FF505E">
              <w:rPr>
                <w:b/>
                <w:color w:val="3C886C"/>
                <w:lang w:val="en-GB"/>
              </w:rPr>
              <w:t>Other Documents</w:t>
            </w:r>
          </w:p>
        </w:tc>
        <w:tc>
          <w:tcPr>
            <w:tcW w:w="2382" w:type="dxa"/>
          </w:tcPr>
          <w:p w14:paraId="7569C136" w14:textId="3380C290" w:rsidR="00120FA3" w:rsidRPr="003D71BD" w:rsidRDefault="00120FA3" w:rsidP="00120FA3">
            <w:r w:rsidRPr="003D71BD">
              <w:t>INDICATELIFE_</w:t>
            </w:r>
            <w:r w:rsidR="001F5B55" w:rsidRPr="003D71BD">
              <w:t>[document type]</w:t>
            </w:r>
            <w:r w:rsidRPr="003D71BD">
              <w:t xml:space="preserve"> </w:t>
            </w:r>
            <w:r w:rsidR="001F5B55" w:rsidRPr="003D71BD">
              <w:t>_</w:t>
            </w:r>
            <w:r w:rsidR="003D71BD" w:rsidRPr="003D71BD">
              <w:t>[Work package]</w:t>
            </w:r>
            <w:r w:rsidRPr="003D71BD">
              <w:t>_</w:t>
            </w:r>
            <w:r w:rsidR="003D71BD" w:rsidRPr="003D71BD">
              <w:t>[partner in</w:t>
            </w:r>
            <w:r w:rsidR="003D71BD">
              <w:t>itials</w:t>
            </w:r>
            <w:r w:rsidR="003D71BD" w:rsidRPr="003D71BD">
              <w:t>]</w:t>
            </w:r>
            <w:r w:rsidR="003D71BD">
              <w:t>_</w:t>
            </w:r>
            <w:r w:rsidRPr="003D71BD">
              <w:t>[version].[format]</w:t>
            </w:r>
          </w:p>
        </w:tc>
        <w:tc>
          <w:tcPr>
            <w:tcW w:w="2382" w:type="dxa"/>
          </w:tcPr>
          <w:p w14:paraId="75262502" w14:textId="55E7CD04" w:rsidR="00120FA3" w:rsidRPr="00FF505E" w:rsidRDefault="00120FA3" w:rsidP="00120FA3">
            <w:pPr>
              <w:rPr>
                <w:lang w:val="en-GB"/>
              </w:rPr>
            </w:pPr>
            <w:proofErr w:type="spellStart"/>
            <w:r w:rsidRPr="00FF505E">
              <w:rPr>
                <w:lang w:val="en-GB"/>
              </w:rPr>
              <w:t>INDICATE</w:t>
            </w:r>
            <w:r>
              <w:rPr>
                <w:lang w:val="en-GB"/>
              </w:rPr>
              <w:t>LIFE</w:t>
            </w:r>
            <w:r w:rsidRPr="00FF505E">
              <w:rPr>
                <w:lang w:val="en-GB"/>
              </w:rPr>
              <w:t>_Data</w:t>
            </w:r>
            <w:proofErr w:type="spellEnd"/>
            <w:r w:rsidRPr="00FF505E">
              <w:rPr>
                <w:lang w:val="en-GB"/>
              </w:rPr>
              <w:t xml:space="preserve"> management plan</w:t>
            </w:r>
            <w:r w:rsidR="003D71BD">
              <w:rPr>
                <w:lang w:val="en-GB"/>
              </w:rPr>
              <w:t>_WP1_KUL</w:t>
            </w:r>
            <w:r w:rsidRPr="00FF505E">
              <w:rPr>
                <w:lang w:val="en-GB"/>
              </w:rPr>
              <w:t>_</w:t>
            </w:r>
            <w:r w:rsidR="00901C8A">
              <w:rPr>
                <w:lang w:val="en-GB"/>
              </w:rPr>
              <w:t>v</w:t>
            </w:r>
            <w:r w:rsidRPr="00FF505E">
              <w:rPr>
                <w:lang w:val="en-GB"/>
              </w:rPr>
              <w:t>1</w:t>
            </w:r>
            <w:r>
              <w:rPr>
                <w:lang w:val="en-GB"/>
              </w:rPr>
              <w:t>.</w:t>
            </w:r>
            <w:r w:rsidR="00B44006">
              <w:rPr>
                <w:lang w:val="en-GB"/>
              </w:rPr>
              <w:t>docx</w:t>
            </w:r>
          </w:p>
        </w:tc>
      </w:tr>
    </w:tbl>
    <w:p w14:paraId="7F2CB808" w14:textId="38EF58F6" w:rsidR="00A9342D" w:rsidRPr="00B95E9B" w:rsidRDefault="00A9342D" w:rsidP="00A9342D">
      <w:pPr>
        <w:rPr>
          <w:lang w:val="en-GB"/>
        </w:rPr>
      </w:pPr>
      <w:r w:rsidRPr="00B95E9B">
        <w:rPr>
          <w:lang w:val="en-GB"/>
        </w:rPr>
        <w:t>Document filenames are kept concise to prevent excessively long paths and consistently include the last partner who edited the document along with a version identifier. All project documentation is stored in a SharePoint folder</w:t>
      </w:r>
      <w:r w:rsidR="000876F6">
        <w:rPr>
          <w:lang w:val="en-GB"/>
        </w:rPr>
        <w:t xml:space="preserve"> managed by SMITH Innovation</w:t>
      </w:r>
      <w:r w:rsidRPr="00B95E9B">
        <w:rPr>
          <w:lang w:val="en-GB"/>
        </w:rPr>
        <w:t xml:space="preserve"> dedicated to the relevant work package, providing complete control over editing permissions for project participants. </w:t>
      </w:r>
    </w:p>
    <w:p w14:paraId="04927F56" w14:textId="192A7E34" w:rsidR="0089052E" w:rsidRPr="00FF505E" w:rsidRDefault="0089052E" w:rsidP="0089052E">
      <w:pPr>
        <w:pStyle w:val="Heading2"/>
        <w:numPr>
          <w:ilvl w:val="2"/>
          <w:numId w:val="12"/>
        </w:numPr>
        <w:rPr>
          <w:lang w:val="en-GB"/>
        </w:rPr>
      </w:pPr>
      <w:bookmarkStart w:id="46" w:name="_Toc189577789"/>
      <w:r w:rsidRPr="00FF505E">
        <w:rPr>
          <w:lang w:val="en-GB"/>
        </w:rPr>
        <w:t>Metadata</w:t>
      </w:r>
      <w:bookmarkEnd w:id="46"/>
    </w:p>
    <w:p w14:paraId="4FD2622B" w14:textId="77777777" w:rsidR="00A9342D" w:rsidRPr="00FF505E" w:rsidRDefault="00A9342D" w:rsidP="00A9342D">
      <w:pPr>
        <w:rPr>
          <w:lang w:val="en-GB"/>
        </w:rPr>
      </w:pPr>
      <w:r w:rsidRPr="00FF505E">
        <w:rPr>
          <w:lang w:val="en-GB"/>
        </w:rPr>
        <w:t xml:space="preserve">The goal is to provide rich metadata to support the discovery and reuse of datasets, but the extent to which metadata can be created and the standards followed will depend on the nature of each dataset. </w:t>
      </w:r>
    </w:p>
    <w:p w14:paraId="550CE0E3" w14:textId="7D837EB7" w:rsidR="00A9342D" w:rsidRPr="00FF505E" w:rsidRDefault="00A9342D" w:rsidP="00A9342D">
      <w:pPr>
        <w:rPr>
          <w:lang w:val="en-GB"/>
        </w:rPr>
      </w:pPr>
      <w:r w:rsidRPr="00FF505E">
        <w:rPr>
          <w:lang w:val="en-GB"/>
        </w:rPr>
        <w:t>We promote data discoverability by encouraging the use of metadata standards</w:t>
      </w:r>
      <w:r w:rsidRPr="00FF505E">
        <w:rPr>
          <w:rStyle w:val="FootnoteReference"/>
          <w:lang w:val="en-GB"/>
        </w:rPr>
        <w:footnoteReference w:id="4"/>
      </w:r>
      <w:r w:rsidRPr="00FF505E">
        <w:rPr>
          <w:lang w:val="en-GB"/>
        </w:rPr>
        <w:t xml:space="preserve"> and offering detailed information tailored to data related to engineering, social and behavio</w:t>
      </w:r>
      <w:r w:rsidR="004B386D">
        <w:rPr>
          <w:lang w:val="en-GB"/>
        </w:rPr>
        <w:t>u</w:t>
      </w:r>
      <w:r w:rsidRPr="00FF505E">
        <w:rPr>
          <w:lang w:val="en-GB"/>
        </w:rPr>
        <w:t xml:space="preserve">ral sciences, research applications, and more. </w:t>
      </w:r>
      <w:r w:rsidRPr="00723EE0">
        <w:rPr>
          <w:lang w:val="en-GB"/>
        </w:rPr>
        <w:t xml:space="preserve">A list of key elements of metadata description are provided in </w:t>
      </w:r>
      <w:r w:rsidRPr="00723EE0">
        <w:rPr>
          <w:lang w:val="en-GB"/>
        </w:rPr>
        <w:fldChar w:fldCharType="begin"/>
      </w:r>
      <w:r w:rsidRPr="00723EE0">
        <w:rPr>
          <w:lang w:val="en-GB"/>
        </w:rPr>
        <w:instrText xml:space="preserve"> REF _Ref187830160 \h </w:instrText>
      </w:r>
      <w:r w:rsidR="0089052E" w:rsidRPr="00723EE0">
        <w:rPr>
          <w:lang w:val="en-GB"/>
        </w:rPr>
        <w:instrText xml:space="preserve"> \* MERGEFORMAT </w:instrText>
      </w:r>
      <w:r w:rsidRPr="00723EE0">
        <w:rPr>
          <w:lang w:val="en-GB"/>
        </w:rPr>
      </w:r>
      <w:r w:rsidRPr="00723EE0">
        <w:rPr>
          <w:lang w:val="en-GB"/>
        </w:rPr>
        <w:fldChar w:fldCharType="separate"/>
      </w:r>
      <w:r w:rsidRPr="00723EE0">
        <w:rPr>
          <w:lang w:val="en-GB"/>
        </w:rPr>
        <w:t>Appendix 1: List of Key Metadata Information</w:t>
      </w:r>
      <w:r w:rsidRPr="00723EE0">
        <w:rPr>
          <w:lang w:val="en-GB"/>
        </w:rPr>
        <w:fldChar w:fldCharType="end"/>
      </w:r>
      <w:r w:rsidRPr="00723EE0">
        <w:rPr>
          <w:lang w:val="en-GB"/>
        </w:rPr>
        <w:t>.</w:t>
      </w:r>
    </w:p>
    <w:p w14:paraId="216BF46F" w14:textId="422C47AE" w:rsidR="0089052E" w:rsidRPr="00FF505E" w:rsidRDefault="0089052E" w:rsidP="0089052E">
      <w:pPr>
        <w:pStyle w:val="Heading2"/>
        <w:numPr>
          <w:ilvl w:val="2"/>
          <w:numId w:val="12"/>
        </w:numPr>
        <w:rPr>
          <w:lang w:val="en-GB"/>
        </w:rPr>
      </w:pPr>
      <w:bookmarkStart w:id="47" w:name="_Toc189577790"/>
      <w:r w:rsidRPr="00FF505E">
        <w:rPr>
          <w:lang w:val="en-GB"/>
        </w:rPr>
        <w:t>Search Keywords</w:t>
      </w:r>
      <w:bookmarkEnd w:id="47"/>
    </w:p>
    <w:p w14:paraId="71C4CA89" w14:textId="77777777" w:rsidR="00A9342D" w:rsidRPr="00FF505E" w:rsidRDefault="00A9342D" w:rsidP="00A9342D">
      <w:pPr>
        <w:rPr>
          <w:lang w:val="en-GB"/>
        </w:rPr>
      </w:pPr>
      <w:r w:rsidRPr="00FF505E">
        <w:rPr>
          <w:lang w:val="en-GB"/>
        </w:rPr>
        <w:t xml:space="preserve">For datasets to be easily discoverable, we aim to incorporate search keywords that are relevant to the dataset’s content. Partners should provide keywords or terms that best describe their dataset’s subject and scope. </w:t>
      </w:r>
    </w:p>
    <w:p w14:paraId="5AEC31CA" w14:textId="4FAC1C62" w:rsidR="0089052E" w:rsidRPr="00FF505E" w:rsidRDefault="0089052E" w:rsidP="0089052E">
      <w:pPr>
        <w:pStyle w:val="Heading2"/>
        <w:numPr>
          <w:ilvl w:val="2"/>
          <w:numId w:val="12"/>
        </w:numPr>
        <w:rPr>
          <w:lang w:val="en-GB"/>
        </w:rPr>
      </w:pPr>
      <w:bookmarkStart w:id="48" w:name="_Toc189577791"/>
      <w:r w:rsidRPr="00FF505E">
        <w:rPr>
          <w:lang w:val="en-GB"/>
        </w:rPr>
        <w:t>Harvesting and Indexing Metadata</w:t>
      </w:r>
      <w:bookmarkEnd w:id="48"/>
    </w:p>
    <w:p w14:paraId="5EE74716" w14:textId="77777777" w:rsidR="00A9342D" w:rsidRPr="00FF505E" w:rsidRDefault="00A9342D" w:rsidP="00A9342D">
      <w:pPr>
        <w:rPr>
          <w:lang w:val="en-GB"/>
        </w:rPr>
      </w:pPr>
      <w:r w:rsidRPr="00FF505E">
        <w:rPr>
          <w:lang w:val="en-GB"/>
        </w:rPr>
        <w:t>Data harvesting and indexing refer to the processes that enable datasets and their associated metadata to be automatically collected and organized for easier discovery. Harvesting involves gathering metadata from datasets, typically using standardized protocols like OAI-PMH (Open Archives Initiative Protocol for Metadata Harvesting)</w:t>
      </w:r>
      <w:r w:rsidRPr="00FF505E">
        <w:rPr>
          <w:rStyle w:val="FootnoteReference"/>
          <w:lang w:val="en-GB"/>
        </w:rPr>
        <w:footnoteReference w:id="5"/>
      </w:r>
      <w:r w:rsidRPr="00FF505E">
        <w:rPr>
          <w:lang w:val="en-GB"/>
        </w:rPr>
        <w:t>, which allows external systems, such as data repositories or search engines, to collect this information. Once harvested, the metadata is indexed, meaning it is stored in a searchable database, making it easier for users to find and access the datasets. These processes ensure that data can be discovered and reused by a wider audience.</w:t>
      </w:r>
    </w:p>
    <w:p w14:paraId="6BCA3F5E" w14:textId="6EE7324E" w:rsidR="0089052E" w:rsidRPr="00FF505E" w:rsidRDefault="0089052E" w:rsidP="00A65A88">
      <w:pPr>
        <w:pStyle w:val="Heading2"/>
        <w:numPr>
          <w:ilvl w:val="1"/>
          <w:numId w:val="13"/>
        </w:numPr>
        <w:rPr>
          <w:rFonts w:eastAsia="Poppins"/>
          <w:lang w:val="en-GB"/>
        </w:rPr>
      </w:pPr>
      <w:bookmarkStart w:id="49" w:name="_Toc189577792"/>
      <w:r w:rsidRPr="00FF505E">
        <w:rPr>
          <w:lang w:val="en-GB"/>
        </w:rPr>
        <w:lastRenderedPageBreak/>
        <w:t xml:space="preserve">Making </w:t>
      </w:r>
      <w:r w:rsidRPr="00FF505E">
        <w:rPr>
          <w:rFonts w:eastAsia="Poppins"/>
          <w:lang w:val="en-GB"/>
        </w:rPr>
        <w:t>Data Openly Accessible</w:t>
      </w:r>
      <w:bookmarkEnd w:id="49"/>
    </w:p>
    <w:p w14:paraId="1A1CB07B" w14:textId="72603486" w:rsidR="0089052E" w:rsidRPr="00FF505E" w:rsidRDefault="0089052E" w:rsidP="0089052E">
      <w:pPr>
        <w:pStyle w:val="Heading2"/>
        <w:numPr>
          <w:ilvl w:val="2"/>
          <w:numId w:val="13"/>
        </w:numPr>
        <w:rPr>
          <w:lang w:val="en-GB"/>
        </w:rPr>
      </w:pPr>
      <w:bookmarkStart w:id="50" w:name="_Toc189577793"/>
      <w:r w:rsidRPr="00FF505E">
        <w:rPr>
          <w:lang w:val="en-GB"/>
        </w:rPr>
        <w:t>Repository</w:t>
      </w:r>
      <w:bookmarkEnd w:id="50"/>
    </w:p>
    <w:p w14:paraId="77F59552" w14:textId="77777777" w:rsidR="00A9342D" w:rsidRPr="00FF505E" w:rsidRDefault="00A9342D" w:rsidP="00A9342D">
      <w:pPr>
        <w:rPr>
          <w:lang w:val="en-GB"/>
        </w:rPr>
      </w:pPr>
      <w:r w:rsidRPr="00FF505E">
        <w:rPr>
          <w:lang w:val="en-GB"/>
        </w:rPr>
        <w:t>At this stage of the project, the specifics regarding data deposition in a trusted repository are yet to be determined. As data is collected and processed throughout the project, we will identify and explore appropriate repositories that align with the requirements of our datasets and ensure their long-term preservation and discoverability. Additionally, we will evaluate whether the selected repositories assign persistent identifiers (e.g., DOIs) to datasets and ensure these identifiers resolve to the corresponding digital objects. These considerations will be addressed in collaboration with project partners and stakeholders as part of our ongoing data management planning.</w:t>
      </w:r>
    </w:p>
    <w:p w14:paraId="7C128AB5" w14:textId="6A9503E9" w:rsidR="0089052E" w:rsidRPr="00FF505E" w:rsidRDefault="0089052E" w:rsidP="0089052E">
      <w:pPr>
        <w:pStyle w:val="Heading2"/>
        <w:numPr>
          <w:ilvl w:val="2"/>
          <w:numId w:val="13"/>
        </w:numPr>
        <w:rPr>
          <w:lang w:val="en-GB"/>
        </w:rPr>
      </w:pPr>
      <w:bookmarkStart w:id="51" w:name="_Toc189577794"/>
      <w:r w:rsidRPr="00FF505E">
        <w:rPr>
          <w:lang w:val="en-GB"/>
        </w:rPr>
        <w:t>Data</w:t>
      </w:r>
      <w:bookmarkEnd w:id="51"/>
    </w:p>
    <w:p w14:paraId="2D3B6375" w14:textId="77777777" w:rsidR="00A9342D" w:rsidRPr="00FF505E" w:rsidRDefault="00A9342D" w:rsidP="00A9342D">
      <w:pPr>
        <w:rPr>
          <w:lang w:val="en-GB"/>
        </w:rPr>
      </w:pPr>
      <w:r w:rsidRPr="00FF505E">
        <w:rPr>
          <w:lang w:val="en-GB"/>
        </w:rPr>
        <w:t>The only data that will not be made openly accessible are those containing personally identifiable information (e.g., individual evaluation forms) and data related to deliverables that are covered by confidentiality agreements. Personal data processed in the project will remain closed and inaccessible to third parties.</w:t>
      </w:r>
    </w:p>
    <w:p w14:paraId="71C3F64E" w14:textId="4A48F71B" w:rsidR="0089052E" w:rsidRPr="00FF505E" w:rsidRDefault="0089052E" w:rsidP="0089052E">
      <w:pPr>
        <w:pStyle w:val="Heading2"/>
        <w:numPr>
          <w:ilvl w:val="2"/>
          <w:numId w:val="13"/>
        </w:numPr>
        <w:rPr>
          <w:lang w:val="en-GB"/>
        </w:rPr>
      </w:pPr>
      <w:bookmarkStart w:id="52" w:name="_Toc189577795"/>
      <w:r w:rsidRPr="00FF505E">
        <w:rPr>
          <w:lang w:val="en-GB"/>
        </w:rPr>
        <w:t>Metadata</w:t>
      </w:r>
      <w:bookmarkEnd w:id="52"/>
    </w:p>
    <w:p w14:paraId="5D7CE3DF" w14:textId="21AA34E9" w:rsidR="00A9342D" w:rsidRPr="00FF505E" w:rsidRDefault="5BD1254B" w:rsidP="00A9342D">
      <w:pPr>
        <w:rPr>
          <w:lang w:val="en-GB"/>
        </w:rPr>
      </w:pPr>
      <w:r w:rsidRPr="150A8530">
        <w:rPr>
          <w:lang w:val="en-GB"/>
        </w:rPr>
        <w:t xml:space="preserve">At this stage of the project, the specifics regarding metadata availability, licensing, and documentation are still being defined. As the project progresses, we will </w:t>
      </w:r>
      <w:commentRangeStart w:id="53"/>
      <w:commentRangeStart w:id="54"/>
      <w:r w:rsidRPr="150A8530">
        <w:rPr>
          <w:lang w:val="en-GB"/>
        </w:rPr>
        <w:t>determine whether metadata will be made openly available and licensed under a public domain dedication (CC0)</w:t>
      </w:r>
      <w:del w:id="55" w:author="Karen Allacker" w:date="2025-02-10T10:08:00Z">
        <w:r w:rsidR="00A9342D" w:rsidRPr="150A8530" w:rsidDel="5BD1254B">
          <w:rPr>
            <w:lang w:val="en-GB"/>
          </w:rPr>
          <w:delText xml:space="preserve"> as required by the Grant Agreement</w:delText>
        </w:r>
      </w:del>
      <w:commentRangeEnd w:id="53"/>
      <w:r w:rsidR="00A9342D">
        <w:rPr>
          <w:rStyle w:val="CommentReference"/>
        </w:rPr>
        <w:commentReference w:id="53"/>
      </w:r>
      <w:commentRangeEnd w:id="54"/>
      <w:r w:rsidR="00A9342D">
        <w:rPr>
          <w:rStyle w:val="CommentReference"/>
        </w:rPr>
        <w:commentReference w:id="54"/>
      </w:r>
      <w:r w:rsidRPr="150A8530">
        <w:rPr>
          <w:lang w:val="en-GB"/>
        </w:rPr>
        <w:t>. If this is not possible, we will provide clear justification for the decision. Additionally, we will ensure that metadata includes sufficient information to enable users to access the data and understand its context.</w:t>
      </w:r>
    </w:p>
    <w:p w14:paraId="50F2E948" w14:textId="77777777" w:rsidR="00A9342D" w:rsidRPr="00FF505E" w:rsidRDefault="00A9342D" w:rsidP="00A9342D">
      <w:pPr>
        <w:rPr>
          <w:lang w:val="en-GB"/>
        </w:rPr>
      </w:pPr>
      <w:r w:rsidRPr="00FF505E">
        <w:rPr>
          <w:lang w:val="en-GB"/>
        </w:rPr>
        <w:t>The duration for which the data remains available and discoverable will be outlined as we finalize our data management plan. We will also ensure that metadata will remain accessible even if the data itself becomes unavailable.</w:t>
      </w:r>
    </w:p>
    <w:p w14:paraId="2FCD7AEA" w14:textId="77777777" w:rsidR="00A9342D" w:rsidRPr="00FF505E" w:rsidRDefault="00A9342D" w:rsidP="00A9342D">
      <w:pPr>
        <w:rPr>
          <w:lang w:val="en-GB"/>
        </w:rPr>
      </w:pPr>
      <w:r w:rsidRPr="00FF505E">
        <w:rPr>
          <w:lang w:val="en-GB"/>
        </w:rPr>
        <w:t>As for documentation and software requirements, we will evaluate whether any software is necessary for accessing or reading the data and will include appropriate documentation for this purpose. If applicable, we will explore the possibility of making the relevant software available, potentially as open-source code, to facilitate data access and reuse. These details will be addressed in later stages of the project as data collection and processing progresses.</w:t>
      </w:r>
    </w:p>
    <w:p w14:paraId="2997669A" w14:textId="62785BE9" w:rsidR="0089052E" w:rsidRPr="00FF505E" w:rsidRDefault="0089052E" w:rsidP="00A65A88">
      <w:pPr>
        <w:pStyle w:val="Heading2"/>
        <w:numPr>
          <w:ilvl w:val="1"/>
          <w:numId w:val="13"/>
        </w:numPr>
        <w:rPr>
          <w:rFonts w:eastAsia="Poppins"/>
          <w:lang w:val="en-GB"/>
        </w:rPr>
      </w:pPr>
      <w:bookmarkStart w:id="58" w:name="_Toc189577796"/>
      <w:r w:rsidRPr="00FF505E">
        <w:rPr>
          <w:lang w:val="en-GB"/>
        </w:rPr>
        <w:t xml:space="preserve">Making </w:t>
      </w:r>
      <w:r w:rsidRPr="00FF505E">
        <w:rPr>
          <w:rFonts w:eastAsia="Poppins"/>
          <w:lang w:val="en-GB"/>
        </w:rPr>
        <w:t>Data I</w:t>
      </w:r>
      <w:r w:rsidRPr="00FF505E">
        <w:rPr>
          <w:lang w:val="en-GB"/>
        </w:rPr>
        <w:t>nteroperable</w:t>
      </w:r>
      <w:bookmarkEnd w:id="58"/>
    </w:p>
    <w:p w14:paraId="264D1E7E" w14:textId="77777777" w:rsidR="00A9342D" w:rsidRPr="00FF505E" w:rsidRDefault="00A9342D" w:rsidP="00A9342D">
      <w:pPr>
        <w:rPr>
          <w:lang w:val="en-GB"/>
        </w:rPr>
      </w:pPr>
      <w:r w:rsidRPr="00FF505E">
        <w:rPr>
          <w:lang w:val="en-GB"/>
        </w:rPr>
        <w:t xml:space="preserve">To ensure data interoperability and facilitate data exchange and reuse across disciplines, we will follow widely accepted data and metadata standards, formats, and methodologies relevant to our project. Where possible, we will adhere to community-endorsed interoperability best practices to enhance the discoverability and reusability of our data. </w:t>
      </w:r>
    </w:p>
    <w:p w14:paraId="776F6804" w14:textId="77777777" w:rsidR="00A9342D" w:rsidRPr="00FF505E" w:rsidRDefault="00A9342D" w:rsidP="00A9342D">
      <w:pPr>
        <w:rPr>
          <w:lang w:val="en-GB"/>
        </w:rPr>
      </w:pPr>
      <w:r w:rsidRPr="00FF505E">
        <w:rPr>
          <w:lang w:val="en-GB"/>
        </w:rPr>
        <w:t xml:space="preserve">We also intend to include qualified references to other relevant datasets, whether from our own project or previous research, to create a more interconnected data ecosystem. As the project advances and data is identified and collected, </w:t>
      </w:r>
      <w:r w:rsidRPr="00FF505E">
        <w:rPr>
          <w:lang w:val="en-GB"/>
        </w:rPr>
        <w:lastRenderedPageBreak/>
        <w:t>additional details on ensuring data interoperability will be provided in later versions of the DMP.</w:t>
      </w:r>
    </w:p>
    <w:p w14:paraId="6E356235" w14:textId="4577EF09" w:rsidR="0089052E" w:rsidRPr="00FF505E" w:rsidRDefault="0089052E" w:rsidP="00A65A88">
      <w:pPr>
        <w:pStyle w:val="Heading2"/>
        <w:numPr>
          <w:ilvl w:val="1"/>
          <w:numId w:val="13"/>
        </w:numPr>
        <w:rPr>
          <w:rFonts w:eastAsia="Poppins"/>
          <w:lang w:val="en-GB"/>
        </w:rPr>
      </w:pPr>
      <w:bookmarkStart w:id="59" w:name="_Toc189577797"/>
      <w:r w:rsidRPr="00FF505E">
        <w:rPr>
          <w:lang w:val="en-GB"/>
        </w:rPr>
        <w:t xml:space="preserve">Increase </w:t>
      </w:r>
      <w:r w:rsidRPr="00FF505E">
        <w:rPr>
          <w:rFonts w:eastAsia="Poppins"/>
          <w:lang w:val="en-GB"/>
        </w:rPr>
        <w:t>Data Re-Use</w:t>
      </w:r>
      <w:bookmarkEnd w:id="59"/>
    </w:p>
    <w:p w14:paraId="0EEC2390" w14:textId="77777777" w:rsidR="00A9342D" w:rsidRPr="00FF505E" w:rsidRDefault="5BD1254B" w:rsidP="00A9342D">
      <w:pPr>
        <w:rPr>
          <w:lang w:val="en-GB"/>
        </w:rPr>
      </w:pPr>
      <w:r w:rsidRPr="150A8530">
        <w:rPr>
          <w:lang w:val="en-GB"/>
        </w:rPr>
        <w:t xml:space="preserve">To facilitate data analysis validation and ensure data reusability, we will provide comprehensive documentation, such as readme files containing information on methodology, codebooks, data cleaning processes, analyses, variable definitions, units of measurement, and other relevant details. This documentation will ensure that users can understand and interpret the data accurately. </w:t>
      </w:r>
    </w:p>
    <w:p w14:paraId="38CBCD05" w14:textId="19DF67CD" w:rsidR="00A9342D" w:rsidRPr="00FF505E" w:rsidRDefault="5BD1254B" w:rsidP="00A9342D">
      <w:pPr>
        <w:rPr>
          <w:lang w:val="en-GB"/>
        </w:rPr>
      </w:pPr>
      <w:commentRangeStart w:id="60"/>
      <w:commentRangeStart w:id="61"/>
      <w:r w:rsidRPr="150A8530">
        <w:rPr>
          <w:lang w:val="en-GB"/>
        </w:rPr>
        <w:t>We intend to make the data freely available in the public domain, ensuring the widest possible reuse, and will license the data</w:t>
      </w:r>
      <w:r w:rsidR="7AA48D46" w:rsidRPr="150A8530">
        <w:rPr>
          <w:lang w:val="en-GB"/>
        </w:rPr>
        <w:t xml:space="preserve"> deliverables</w:t>
      </w:r>
      <w:r w:rsidRPr="150A8530">
        <w:rPr>
          <w:lang w:val="en-GB"/>
        </w:rPr>
        <w:t xml:space="preserve"> under standard reuse licenses, in accordance with </w:t>
      </w:r>
      <w:r w:rsidR="693B4CE9" w:rsidRPr="150A8530">
        <w:rPr>
          <w:lang w:val="en-GB"/>
        </w:rPr>
        <w:t xml:space="preserve">FAIR </w:t>
      </w:r>
      <w:r w:rsidRPr="150A8530">
        <w:rPr>
          <w:lang w:val="en-GB"/>
        </w:rPr>
        <w:t xml:space="preserve"> </w:t>
      </w:r>
      <w:r w:rsidR="22F27813" w:rsidRPr="150A8530">
        <w:rPr>
          <w:lang w:val="en-GB"/>
        </w:rPr>
        <w:t xml:space="preserve">principles. </w:t>
      </w:r>
      <w:r w:rsidRPr="150A8530">
        <w:rPr>
          <w:lang w:val="en-GB"/>
        </w:rPr>
        <w:t xml:space="preserve">The data </w:t>
      </w:r>
      <w:commentRangeEnd w:id="60"/>
      <w:r w:rsidR="00A9342D">
        <w:rPr>
          <w:rStyle w:val="CommentReference"/>
        </w:rPr>
        <w:commentReference w:id="60"/>
      </w:r>
      <w:commentRangeEnd w:id="61"/>
      <w:r w:rsidR="00A9342D">
        <w:rPr>
          <w:rStyle w:val="CommentReference"/>
        </w:rPr>
        <w:commentReference w:id="61"/>
      </w:r>
      <w:r w:rsidRPr="150A8530">
        <w:rPr>
          <w:lang w:val="en-GB"/>
        </w:rPr>
        <w:t xml:space="preserve">produced during the project will be designed for long-term usability by third parties, even after the conclusion of the project. </w:t>
      </w:r>
    </w:p>
    <w:p w14:paraId="7340DEB0" w14:textId="77777777" w:rsidR="00A9342D" w:rsidRPr="00FF505E" w:rsidRDefault="00A9342D" w:rsidP="00A9342D">
      <w:pPr>
        <w:rPr>
          <w:lang w:val="en-GB"/>
        </w:rPr>
      </w:pPr>
      <w:r w:rsidRPr="00FF505E">
        <w:rPr>
          <w:lang w:val="en-GB"/>
        </w:rPr>
        <w:t>The provenance of the data will be thoroughly documented, following appropriate standards to ensure transparency regarding its origins and any transformations it undergoes. We will implement relevant data quality assurance processes to maintain the integrity and reliability of the data, ensuring that it meets high standards of accuracy and consistency.</w:t>
      </w:r>
    </w:p>
    <w:p w14:paraId="1613E88D" w14:textId="08DFDB6D" w:rsidR="00D5316C" w:rsidRPr="00FF505E" w:rsidRDefault="00D5316C" w:rsidP="00A65A88">
      <w:pPr>
        <w:pStyle w:val="Heading1"/>
        <w:rPr>
          <w:lang w:val="en-GB"/>
        </w:rPr>
      </w:pPr>
      <w:bookmarkStart w:id="64" w:name="_Toc189577798"/>
      <w:r w:rsidRPr="00FF505E">
        <w:rPr>
          <w:lang w:val="en-GB"/>
        </w:rPr>
        <w:t>Allocation of resources</w:t>
      </w:r>
      <w:bookmarkEnd w:id="64"/>
    </w:p>
    <w:p w14:paraId="0767F218" w14:textId="5F971259" w:rsidR="00D5316C" w:rsidRPr="00FF505E" w:rsidRDefault="00D5316C" w:rsidP="00D5316C">
      <w:pPr>
        <w:rPr>
          <w:lang w:val="en-GB"/>
        </w:rPr>
      </w:pPr>
      <w:r w:rsidRPr="00FF505E">
        <w:rPr>
          <w:lang w:val="en-GB"/>
        </w:rPr>
        <w:t>Each partner is generally responsible for arranging the proper storage of the internal data they manage for the project, which includes covering the expenses related to hardware, maintenance, administration, and backups. However, all project related data is safely stored on the shared SharePoint held on the servers</w:t>
      </w:r>
      <w:r w:rsidR="007F3121" w:rsidRPr="00FF505E">
        <w:rPr>
          <w:lang w:val="en-GB"/>
        </w:rPr>
        <w:t xml:space="preserve"> of Smith </w:t>
      </w:r>
      <w:r w:rsidR="007F3121" w:rsidRPr="009E43EE">
        <w:rPr>
          <w:lang w:val="en-GB"/>
        </w:rPr>
        <w:t>Innovation</w:t>
      </w:r>
      <w:commentRangeStart w:id="65"/>
      <w:r w:rsidRPr="009E43EE">
        <w:rPr>
          <w:lang w:val="en-GB"/>
        </w:rPr>
        <w:t xml:space="preserve">. </w:t>
      </w:r>
      <w:r w:rsidRPr="00404CFF">
        <w:rPr>
          <w:lang w:val="en-GB"/>
        </w:rPr>
        <w:t xml:space="preserve">The cost of the project SharePoint is covered by </w:t>
      </w:r>
      <w:r w:rsidR="00AA0D1B" w:rsidRPr="00404CFF">
        <w:rPr>
          <w:lang w:val="en-GB"/>
        </w:rPr>
        <w:t>Smith Innovation</w:t>
      </w:r>
      <w:commentRangeEnd w:id="65"/>
      <w:r w:rsidR="00404CFF">
        <w:rPr>
          <w:rStyle w:val="CommentReference"/>
        </w:rPr>
        <w:commentReference w:id="65"/>
      </w:r>
      <w:r w:rsidRPr="00404CFF">
        <w:rPr>
          <w:lang w:val="en-GB"/>
        </w:rPr>
        <w:t xml:space="preserve">. </w:t>
      </w:r>
      <w:r w:rsidR="00AA0D1B" w:rsidRPr="00404CFF">
        <w:rPr>
          <w:lang w:val="en-GB"/>
        </w:rPr>
        <w:t>A d</w:t>
      </w:r>
      <w:r w:rsidRPr="00404CFF">
        <w:rPr>
          <w:lang w:val="en-GB"/>
        </w:rPr>
        <w:t xml:space="preserve">etailed description of allocation of resources by </w:t>
      </w:r>
      <w:r w:rsidR="009E43EE">
        <w:rPr>
          <w:lang w:val="en-GB"/>
        </w:rPr>
        <w:t xml:space="preserve">the </w:t>
      </w:r>
      <w:r w:rsidRPr="00404CFF">
        <w:rPr>
          <w:lang w:val="en-GB"/>
        </w:rPr>
        <w:t>partner</w:t>
      </w:r>
      <w:r w:rsidR="009E43EE">
        <w:rPr>
          <w:lang w:val="en-GB"/>
        </w:rPr>
        <w:t>s</w:t>
      </w:r>
      <w:r w:rsidRPr="00404CFF">
        <w:rPr>
          <w:lang w:val="en-GB"/>
        </w:rPr>
        <w:t xml:space="preserve"> is provided in </w:t>
      </w:r>
      <w:r w:rsidRPr="00404CFF">
        <w:rPr>
          <w:lang w:val="en-GB"/>
        </w:rPr>
        <w:fldChar w:fldCharType="begin"/>
      </w:r>
      <w:r w:rsidRPr="00404CFF">
        <w:rPr>
          <w:lang w:val="en-GB"/>
        </w:rPr>
        <w:instrText xml:space="preserve"> REF _Ref189568760 \h  \* MERGEFORMAT </w:instrText>
      </w:r>
      <w:r w:rsidRPr="00404CFF">
        <w:rPr>
          <w:lang w:val="en-GB"/>
        </w:rPr>
      </w:r>
      <w:r w:rsidRPr="00404CFF">
        <w:rPr>
          <w:lang w:val="en-GB"/>
        </w:rPr>
        <w:fldChar w:fldCharType="separate"/>
      </w:r>
      <w:r w:rsidRPr="00404CFF">
        <w:rPr>
          <w:lang w:val="en-GB"/>
        </w:rPr>
        <w:t>Table 8</w:t>
      </w:r>
      <w:r w:rsidRPr="00404CFF">
        <w:rPr>
          <w:lang w:val="en-GB"/>
        </w:rPr>
        <w:fldChar w:fldCharType="end"/>
      </w:r>
      <w:r w:rsidRPr="009E43EE">
        <w:rPr>
          <w:lang w:val="en-GB"/>
        </w:rPr>
        <w:t>.</w:t>
      </w:r>
    </w:p>
    <w:p w14:paraId="52926EC4" w14:textId="3F55D49A" w:rsidR="00D5316C" w:rsidRPr="00FF505E" w:rsidRDefault="00D5316C" w:rsidP="00D5316C">
      <w:pPr>
        <w:pStyle w:val="Caption"/>
        <w:keepNext/>
        <w:rPr>
          <w:iCs w:val="0"/>
          <w:color w:val="auto"/>
          <w:sz w:val="16"/>
          <w:szCs w:val="16"/>
          <w:lang w:val="en-GB"/>
        </w:rPr>
      </w:pPr>
      <w:bookmarkStart w:id="66" w:name="_Ref189568760"/>
      <w:bookmarkStart w:id="67" w:name="_Toc190174645"/>
      <w:commentRangeStart w:id="68"/>
      <w:r w:rsidRPr="00FF505E">
        <w:rPr>
          <w:iCs w:val="0"/>
          <w:color w:val="auto"/>
          <w:sz w:val="16"/>
          <w:szCs w:val="16"/>
          <w:lang w:val="en-GB"/>
        </w:rPr>
        <w:t xml:space="preserve">Table </w:t>
      </w:r>
      <w:commentRangeEnd w:id="68"/>
      <w:r w:rsidR="005479CA">
        <w:rPr>
          <w:rStyle w:val="CommentReference"/>
          <w:i w:val="0"/>
          <w:iCs w:val="0"/>
          <w:color w:val="auto"/>
        </w:rPr>
        <w:commentReference w:id="68"/>
      </w:r>
      <w:r w:rsidRPr="00FF505E">
        <w:rPr>
          <w:iCs w:val="0"/>
          <w:color w:val="auto"/>
          <w:sz w:val="16"/>
          <w:szCs w:val="16"/>
          <w:lang w:val="en-GB"/>
        </w:rPr>
        <w:fldChar w:fldCharType="begin"/>
      </w:r>
      <w:r w:rsidRPr="00FF505E">
        <w:rPr>
          <w:iCs w:val="0"/>
          <w:color w:val="auto"/>
          <w:sz w:val="16"/>
          <w:szCs w:val="16"/>
          <w:lang w:val="en-GB"/>
        </w:rPr>
        <w:instrText>SEQ Table \* ARABIC</w:instrText>
      </w:r>
      <w:r w:rsidRPr="00FF505E">
        <w:rPr>
          <w:iCs w:val="0"/>
          <w:color w:val="auto"/>
          <w:sz w:val="16"/>
          <w:szCs w:val="16"/>
          <w:lang w:val="en-GB"/>
        </w:rPr>
        <w:fldChar w:fldCharType="separate"/>
      </w:r>
      <w:r w:rsidRPr="00FF505E">
        <w:rPr>
          <w:iCs w:val="0"/>
          <w:noProof/>
          <w:color w:val="auto"/>
          <w:sz w:val="16"/>
          <w:szCs w:val="16"/>
          <w:lang w:val="en-GB"/>
        </w:rPr>
        <w:t>8</w:t>
      </w:r>
      <w:r w:rsidRPr="00FF505E">
        <w:rPr>
          <w:iCs w:val="0"/>
          <w:color w:val="auto"/>
          <w:sz w:val="16"/>
          <w:szCs w:val="16"/>
          <w:lang w:val="en-GB"/>
        </w:rPr>
        <w:fldChar w:fldCharType="end"/>
      </w:r>
      <w:bookmarkEnd w:id="66"/>
      <w:r w:rsidRPr="00FF505E">
        <w:rPr>
          <w:iCs w:val="0"/>
          <w:color w:val="auto"/>
          <w:sz w:val="16"/>
          <w:szCs w:val="16"/>
          <w:lang w:val="en-GB"/>
        </w:rPr>
        <w:t xml:space="preserve">: </w:t>
      </w:r>
      <w:r w:rsidR="007F3121" w:rsidRPr="00FF505E">
        <w:rPr>
          <w:iCs w:val="0"/>
          <w:color w:val="auto"/>
          <w:sz w:val="16"/>
          <w:szCs w:val="16"/>
          <w:lang w:val="en-GB"/>
        </w:rPr>
        <w:t>Description of allocation of resources</w:t>
      </w:r>
      <w:bookmarkEnd w:id="67"/>
    </w:p>
    <w:tbl>
      <w:tblPr>
        <w:tblStyle w:val="a4"/>
        <w:tblW w:w="9039" w:type="dxa"/>
        <w:tblInd w:w="-12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3510"/>
        <w:gridCol w:w="5529"/>
      </w:tblGrid>
      <w:tr w:rsidR="00F219D6" w:rsidRPr="00FF505E" w14:paraId="2A69517D" w14:textId="77777777" w:rsidTr="07032D9B">
        <w:trPr>
          <w:cnfStyle w:val="100000000000" w:firstRow="1" w:lastRow="0" w:firstColumn="0" w:lastColumn="0" w:oddVBand="0" w:evenVBand="0" w:oddHBand="0" w:evenHBand="0" w:firstRowFirstColumn="0" w:firstRowLastColumn="0" w:lastRowFirstColumn="0" w:lastRowLastColumn="0"/>
          <w:tblHeader/>
        </w:trPr>
        <w:tc>
          <w:tcPr>
            <w:tcW w:w="3510" w:type="dxa"/>
            <w:tcBorders>
              <w:bottom w:val="single" w:sz="8" w:space="0" w:color="7F7F7F" w:themeColor="text1" w:themeTint="80"/>
            </w:tcBorders>
          </w:tcPr>
          <w:p w14:paraId="56B03BDB" w14:textId="2D30FED6" w:rsidR="00F219D6" w:rsidRPr="00FF505E" w:rsidRDefault="00F219D6" w:rsidP="00966255">
            <w:pPr>
              <w:rPr>
                <w:b/>
                <w:color w:val="132B45"/>
                <w:lang w:val="en-GB"/>
              </w:rPr>
            </w:pPr>
            <w:r w:rsidRPr="00FF505E">
              <w:rPr>
                <w:b/>
                <w:i w:val="0"/>
                <w:color w:val="132B45"/>
                <w:lang w:val="en-GB"/>
              </w:rPr>
              <w:t>Consortium Partner</w:t>
            </w:r>
          </w:p>
        </w:tc>
        <w:tc>
          <w:tcPr>
            <w:tcW w:w="5529" w:type="dxa"/>
            <w:tcBorders>
              <w:bottom w:val="single" w:sz="8" w:space="0" w:color="7F7F7F" w:themeColor="text1" w:themeTint="80"/>
            </w:tcBorders>
          </w:tcPr>
          <w:p w14:paraId="41F5148E" w14:textId="26083C35" w:rsidR="00F219D6" w:rsidRPr="00FF505E" w:rsidRDefault="00F219D6" w:rsidP="00966255">
            <w:pPr>
              <w:rPr>
                <w:b/>
                <w:i w:val="0"/>
                <w:color w:val="132B45"/>
                <w:lang w:val="en-GB"/>
              </w:rPr>
            </w:pPr>
            <w:r w:rsidRPr="00FF505E">
              <w:rPr>
                <w:b/>
                <w:i w:val="0"/>
                <w:color w:val="132B45"/>
                <w:lang w:val="en-GB"/>
              </w:rPr>
              <w:t>Brief description of allocation of resources</w:t>
            </w:r>
          </w:p>
        </w:tc>
      </w:tr>
      <w:tr w:rsidR="00F219D6" w:rsidRPr="00FF505E" w14:paraId="442D405D"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Borders>
              <w:top w:val="single" w:sz="8" w:space="0" w:color="7F7F7F" w:themeColor="text1" w:themeTint="80"/>
            </w:tcBorders>
          </w:tcPr>
          <w:p w14:paraId="2567FFDA" w14:textId="47751A23" w:rsidR="00F219D6" w:rsidRPr="00FF505E" w:rsidRDefault="007F3121" w:rsidP="00F219D6">
            <w:pPr>
              <w:rPr>
                <w:b/>
                <w:color w:val="3C886C"/>
                <w:lang w:val="en-GB"/>
              </w:rPr>
            </w:pPr>
            <w:r w:rsidRPr="00FF505E">
              <w:rPr>
                <w:b/>
                <w:color w:val="3C886C"/>
                <w:lang w:val="en-GB"/>
              </w:rPr>
              <w:t>SMITH INNOVATION APS</w:t>
            </w:r>
          </w:p>
        </w:tc>
        <w:tc>
          <w:tcPr>
            <w:tcW w:w="5529" w:type="dxa"/>
            <w:tcBorders>
              <w:top w:val="single" w:sz="8" w:space="0" w:color="7F7F7F" w:themeColor="text1" w:themeTint="80"/>
            </w:tcBorders>
          </w:tcPr>
          <w:p w14:paraId="21CF2710" w14:textId="24F35B69" w:rsidR="00F219D6" w:rsidRPr="00FF505E" w:rsidRDefault="00967E00" w:rsidP="00F219D6">
            <w:pPr>
              <w:rPr>
                <w:lang w:val="en-GB"/>
              </w:rPr>
            </w:pPr>
            <w:r w:rsidRPr="00967E00">
              <w:rPr>
                <w:lang w:val="en-GB"/>
              </w:rPr>
              <w:t>Project related data will be stored on the secure shared INDICATE LIFE SharePoint provided by Smith. Data will also be stored on Smiths secure internal SharePoint.</w:t>
            </w:r>
          </w:p>
        </w:tc>
      </w:tr>
      <w:tr w:rsidR="00F219D6" w:rsidRPr="00FF505E" w14:paraId="02347F1F" w14:textId="77777777" w:rsidTr="07032D9B">
        <w:tc>
          <w:tcPr>
            <w:tcW w:w="3510" w:type="dxa"/>
          </w:tcPr>
          <w:p w14:paraId="170AF925" w14:textId="2450E906" w:rsidR="00F219D6" w:rsidRPr="00FF505E" w:rsidRDefault="007F3121" w:rsidP="00F219D6">
            <w:pPr>
              <w:rPr>
                <w:b/>
                <w:color w:val="3C886C"/>
                <w:lang w:val="en-GB"/>
              </w:rPr>
            </w:pPr>
            <w:r w:rsidRPr="00FF505E">
              <w:rPr>
                <w:b/>
                <w:color w:val="3C886C"/>
                <w:lang w:val="en-GB"/>
              </w:rPr>
              <w:t>BUILDINGS PERFORMANCE INSTITUTE EUROPE ASBL</w:t>
            </w:r>
          </w:p>
        </w:tc>
        <w:tc>
          <w:tcPr>
            <w:tcW w:w="5529" w:type="dxa"/>
          </w:tcPr>
          <w:p w14:paraId="1B04AD40" w14:textId="232FE1D1" w:rsidR="00F219D6" w:rsidRPr="00F94072" w:rsidRDefault="3DE608DD" w:rsidP="07032D9B">
            <w:pPr>
              <w:spacing w:line="259" w:lineRule="auto"/>
              <w:rPr>
                <w:del w:id="69" w:author="Carolina Koronen" w:date="2025-02-12T14:41:00Z"/>
                <w:i/>
              </w:rPr>
            </w:pPr>
            <w:r w:rsidRPr="00F94072">
              <w:t>Project related data will be stored on BPI</w:t>
            </w:r>
            <w:r w:rsidR="007449E1" w:rsidRPr="00F94072">
              <w:t>E</w:t>
            </w:r>
            <w:r w:rsidR="61E408B0" w:rsidRPr="00F94072">
              <w:t xml:space="preserve">'s internal SharePoint </w:t>
            </w:r>
            <w:r w:rsidR="0F2E8C27" w:rsidRPr="00F94072">
              <w:t xml:space="preserve">which is </w:t>
            </w:r>
            <w:r w:rsidR="28717872" w:rsidRPr="00F94072">
              <w:t>2FA-protected</w:t>
            </w:r>
            <w:r w:rsidR="35AC49D7" w:rsidRPr="00F94072">
              <w:t>, files are encrypted both in transit and at rest,</w:t>
            </w:r>
            <w:r w:rsidR="28717872" w:rsidRPr="00F94072">
              <w:t xml:space="preserve"> </w:t>
            </w:r>
            <w:r w:rsidR="61E408B0" w:rsidRPr="00F94072">
              <w:t>and</w:t>
            </w:r>
            <w:r w:rsidR="66513617" w:rsidRPr="00F94072">
              <w:t xml:space="preserve"> restoring files is possible through version history</w:t>
            </w:r>
            <w:r w:rsidR="225F0E17" w:rsidRPr="00F94072">
              <w:t>. Data and files will also be stored</w:t>
            </w:r>
            <w:r w:rsidR="61E408B0" w:rsidRPr="00F94072">
              <w:t xml:space="preserve"> </w:t>
            </w:r>
            <w:r w:rsidR="0CE8F6F6" w:rsidRPr="00F94072">
              <w:t xml:space="preserve">on </w:t>
            </w:r>
            <w:r w:rsidR="61E408B0" w:rsidRPr="00F94072">
              <w:t>the project-dedicated SharePoint provided by Smith Innovation.</w:t>
            </w:r>
          </w:p>
        </w:tc>
      </w:tr>
      <w:tr w:rsidR="00F219D6" w:rsidRPr="00FF505E" w14:paraId="17CA34BF"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32FD7525" w14:textId="33310EA9" w:rsidR="00F219D6" w:rsidRPr="00FF505E" w:rsidRDefault="007F3121" w:rsidP="00F219D6">
            <w:pPr>
              <w:rPr>
                <w:b/>
                <w:color w:val="3C886C"/>
                <w:lang w:val="en-GB"/>
              </w:rPr>
            </w:pPr>
            <w:r w:rsidRPr="00FF505E">
              <w:rPr>
                <w:b/>
                <w:color w:val="3C886C"/>
                <w:lang w:val="en-GB"/>
              </w:rPr>
              <w:lastRenderedPageBreak/>
              <w:t>WORLDGBC EUROPE</w:t>
            </w:r>
          </w:p>
        </w:tc>
        <w:tc>
          <w:tcPr>
            <w:tcW w:w="5529" w:type="dxa"/>
          </w:tcPr>
          <w:p w14:paraId="052F3AA0" w14:textId="709ECC19" w:rsidR="0DE6DB2D" w:rsidRDefault="0DE6DB2D" w:rsidP="07032D9B">
            <w:r w:rsidRPr="07032D9B">
              <w:t xml:space="preserve">Project-related data is stored on the All Partners and Project Group SharePoint provided by Smith. Additionally, project data is securely stored on </w:t>
            </w:r>
            <w:proofErr w:type="spellStart"/>
            <w:r w:rsidRPr="07032D9B">
              <w:t>WorldGBC’s</w:t>
            </w:r>
            <w:proofErr w:type="spellEnd"/>
            <w:r w:rsidRPr="07032D9B">
              <w:t xml:space="preserve"> internal SharePoint and Teams, which provide controlled access and version recovery</w:t>
            </w:r>
          </w:p>
          <w:p w14:paraId="4083DEB7" w14:textId="344D01B4" w:rsidR="00F219D6" w:rsidRPr="00FF505E" w:rsidRDefault="00F219D6" w:rsidP="00F219D6">
            <w:pPr>
              <w:rPr>
                <w:lang w:val="en-GB"/>
              </w:rPr>
            </w:pPr>
          </w:p>
        </w:tc>
      </w:tr>
      <w:tr w:rsidR="00F219D6" w:rsidRPr="00FF505E" w14:paraId="6AA971F4" w14:textId="77777777" w:rsidTr="07032D9B">
        <w:tc>
          <w:tcPr>
            <w:tcW w:w="3510" w:type="dxa"/>
          </w:tcPr>
          <w:p w14:paraId="435652F6" w14:textId="7C44EBC1" w:rsidR="00F219D6" w:rsidRPr="004C4155" w:rsidRDefault="007F3121" w:rsidP="00F219D6">
            <w:pPr>
              <w:rPr>
                <w:rFonts w:asciiTheme="minorHAnsi" w:hAnsiTheme="minorHAnsi"/>
                <w:b/>
                <w:color w:val="3C886C"/>
                <w:lang w:val="en-GB"/>
              </w:rPr>
            </w:pPr>
            <w:r w:rsidRPr="004C4155">
              <w:rPr>
                <w:rFonts w:asciiTheme="minorHAnsi" w:hAnsiTheme="minorHAnsi"/>
                <w:b/>
                <w:color w:val="3C886C"/>
                <w:lang w:val="en-GB"/>
              </w:rPr>
              <w:t>KATHOLIEKE UNIVERSITEIT LEUVEN</w:t>
            </w:r>
          </w:p>
        </w:tc>
        <w:tc>
          <w:tcPr>
            <w:tcW w:w="5529" w:type="dxa"/>
          </w:tcPr>
          <w:p w14:paraId="61B97D75" w14:textId="72C709EA" w:rsidR="00F219D6" w:rsidRPr="002461EB" w:rsidRDefault="002461EB" w:rsidP="002461EB">
            <w:r>
              <w:t xml:space="preserve">Project related data will be stored on SharePoint provided by </w:t>
            </w:r>
            <w:r w:rsidR="009E43EE">
              <w:t xml:space="preserve">Smith Innovation </w:t>
            </w:r>
            <w:r>
              <w:t xml:space="preserve">and KU Leuven SharePoint </w:t>
            </w:r>
            <w:r w:rsidR="00282018">
              <w:t xml:space="preserve">(2FA) </w:t>
            </w:r>
            <w:r>
              <w:t xml:space="preserve">or in the KUL’s secure network drive on servers with extensive version recovery system. </w:t>
            </w:r>
          </w:p>
        </w:tc>
      </w:tr>
      <w:tr w:rsidR="007F3121" w:rsidRPr="00FF505E" w14:paraId="4B225709"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33F6FAEC" w14:textId="2F2F427B" w:rsidR="007F3121" w:rsidRPr="00FF505E" w:rsidRDefault="007F3121" w:rsidP="007F3121">
            <w:pPr>
              <w:rPr>
                <w:b/>
                <w:color w:val="3C886C"/>
                <w:lang w:val="en-GB"/>
              </w:rPr>
            </w:pPr>
            <w:r w:rsidRPr="00FF505E">
              <w:rPr>
                <w:b/>
                <w:color w:val="3C886C"/>
                <w:lang w:val="en-GB"/>
              </w:rPr>
              <w:t>OGNI GMBH</w:t>
            </w:r>
          </w:p>
        </w:tc>
        <w:tc>
          <w:tcPr>
            <w:tcW w:w="5529" w:type="dxa"/>
          </w:tcPr>
          <w:p w14:paraId="2504FB1D" w14:textId="79B9C721" w:rsidR="007F3121" w:rsidRPr="00FF505E" w:rsidRDefault="00AD1F96" w:rsidP="007F3121">
            <w:pPr>
              <w:rPr>
                <w:lang w:val="en-GB"/>
              </w:rPr>
            </w:pPr>
            <w:r w:rsidRPr="00AD1F96">
              <w:rPr>
                <w:lang w:val="en-GB"/>
              </w:rPr>
              <w:t>Project related data will be stored on SharePoint provided by Smith Innovation and on OGNI GMBH SharePoint (2FA) or on OGNI’s secure network drive on servers in the office with an extensive version recovery system.</w:t>
            </w:r>
          </w:p>
        </w:tc>
      </w:tr>
      <w:tr w:rsidR="007F3121" w:rsidRPr="00FF505E" w14:paraId="2218F3AF" w14:textId="77777777" w:rsidTr="07032D9B">
        <w:tc>
          <w:tcPr>
            <w:tcW w:w="3510" w:type="dxa"/>
          </w:tcPr>
          <w:p w14:paraId="24E8E692" w14:textId="7A3E953E" w:rsidR="007F3121" w:rsidRPr="00FF505E" w:rsidRDefault="007F3121" w:rsidP="007F3121">
            <w:pPr>
              <w:rPr>
                <w:b/>
                <w:color w:val="3C886C"/>
                <w:lang w:val="en-GB"/>
              </w:rPr>
            </w:pPr>
            <w:r w:rsidRPr="00FF505E">
              <w:rPr>
                <w:b/>
                <w:color w:val="3C886C"/>
                <w:lang w:val="en-GB"/>
              </w:rPr>
              <w:t>ATP SUSTAIN GMBH</w:t>
            </w:r>
          </w:p>
        </w:tc>
        <w:tc>
          <w:tcPr>
            <w:tcW w:w="5529" w:type="dxa"/>
          </w:tcPr>
          <w:p w14:paraId="1F32B0DC" w14:textId="77777777" w:rsidR="00711BAE" w:rsidRPr="00711BAE" w:rsidRDefault="00711BAE" w:rsidP="00711BAE">
            <w:pPr>
              <w:rPr>
                <w:lang w:val="en-GB"/>
              </w:rPr>
            </w:pPr>
            <w:r w:rsidRPr="00711BAE">
              <w:rPr>
                <w:lang w:val="en-GB"/>
              </w:rPr>
              <w:t xml:space="preserve">General project-related data for data exchange between the partners is stored on the SharePoint provided by Smith Innovation. </w:t>
            </w:r>
          </w:p>
          <w:p w14:paraId="76B7A5E2" w14:textId="0506E27A" w:rsidR="00711BAE" w:rsidRPr="00711BAE" w:rsidRDefault="00711BAE" w:rsidP="00711BAE">
            <w:pPr>
              <w:rPr>
                <w:lang w:val="en-GB"/>
              </w:rPr>
            </w:pPr>
            <w:r w:rsidRPr="00711BAE">
              <w:rPr>
                <w:lang w:val="en-GB"/>
              </w:rPr>
              <w:t xml:space="preserve">The internal </w:t>
            </w:r>
            <w:r w:rsidR="00F3086F">
              <w:rPr>
                <w:lang w:val="en-GB"/>
              </w:rPr>
              <w:t>S</w:t>
            </w:r>
            <w:r w:rsidR="00F3086F" w:rsidRPr="00711BAE">
              <w:rPr>
                <w:lang w:val="en-GB"/>
              </w:rPr>
              <w:t>harePoint</w:t>
            </w:r>
            <w:r w:rsidRPr="00711BAE">
              <w:rPr>
                <w:lang w:val="en-GB"/>
              </w:rPr>
              <w:t xml:space="preserve"> for the Austrian consortium is used for processing and exchanging internal data. </w:t>
            </w:r>
          </w:p>
          <w:p w14:paraId="15E23506" w14:textId="7E63D79E" w:rsidR="007F3121" w:rsidRPr="00FF505E" w:rsidRDefault="00711BAE" w:rsidP="00711BAE">
            <w:pPr>
              <w:rPr>
                <w:lang w:val="en-GB"/>
              </w:rPr>
            </w:pPr>
            <w:r w:rsidRPr="00711BAE">
              <w:rPr>
                <w:lang w:val="en-GB"/>
              </w:rPr>
              <w:t>For data that is processed and stored locally, the own server with backup copies and version recovery system is used.</w:t>
            </w:r>
          </w:p>
        </w:tc>
      </w:tr>
      <w:tr w:rsidR="007F3121" w:rsidRPr="00FF505E" w14:paraId="6A8D0D49"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5185649B" w14:textId="373DF843" w:rsidR="007F3121" w:rsidRPr="00F3086F" w:rsidRDefault="007F3121" w:rsidP="007F3121">
            <w:pPr>
              <w:rPr>
                <w:b/>
                <w:color w:val="3C886C"/>
                <w:highlight w:val="yellow"/>
                <w:lang w:val="en-GB"/>
              </w:rPr>
            </w:pPr>
            <w:proofErr w:type="spellStart"/>
            <w:r w:rsidRPr="00F3086F">
              <w:rPr>
                <w:b/>
                <w:color w:val="3C886C"/>
                <w:highlight w:val="yellow"/>
                <w:lang w:val="en-GB"/>
              </w:rPr>
              <w:t>einszueins</w:t>
            </w:r>
            <w:proofErr w:type="spellEnd"/>
            <w:r w:rsidRPr="00F3086F">
              <w:rPr>
                <w:b/>
                <w:color w:val="3C886C"/>
                <w:highlight w:val="yellow"/>
                <w:lang w:val="en-GB"/>
              </w:rPr>
              <w:t xml:space="preserve"> </w:t>
            </w:r>
            <w:proofErr w:type="spellStart"/>
            <w:r w:rsidRPr="00F3086F">
              <w:rPr>
                <w:b/>
                <w:color w:val="3C886C"/>
                <w:highlight w:val="yellow"/>
                <w:lang w:val="en-GB"/>
              </w:rPr>
              <w:t>architektur</w:t>
            </w:r>
            <w:proofErr w:type="spellEnd"/>
            <w:r w:rsidRPr="00F3086F">
              <w:rPr>
                <w:b/>
                <w:color w:val="3C886C"/>
                <w:highlight w:val="yellow"/>
                <w:lang w:val="en-GB"/>
              </w:rPr>
              <w:t xml:space="preserve"> ZT GMBH</w:t>
            </w:r>
          </w:p>
        </w:tc>
        <w:tc>
          <w:tcPr>
            <w:tcW w:w="5529" w:type="dxa"/>
          </w:tcPr>
          <w:p w14:paraId="0571671A" w14:textId="0B8024DE" w:rsidR="007F3121" w:rsidRPr="00F3086F" w:rsidRDefault="007F3121" w:rsidP="007F3121">
            <w:pPr>
              <w:rPr>
                <w:highlight w:val="yellow"/>
                <w:lang w:val="en-GB"/>
              </w:rPr>
            </w:pPr>
            <w:r w:rsidRPr="00F3086F">
              <w:rPr>
                <w:highlight w:val="yellow"/>
                <w:lang w:val="en-GB"/>
              </w:rPr>
              <w:t>Text.</w:t>
            </w:r>
          </w:p>
        </w:tc>
      </w:tr>
      <w:tr w:rsidR="007F3121" w:rsidRPr="00FF505E" w14:paraId="012371BE" w14:textId="77777777" w:rsidTr="07032D9B">
        <w:tc>
          <w:tcPr>
            <w:tcW w:w="3510" w:type="dxa"/>
          </w:tcPr>
          <w:p w14:paraId="7DC5D88D" w14:textId="1135C6D7" w:rsidR="007F3121" w:rsidRPr="00FF505E" w:rsidRDefault="007F3121" w:rsidP="007F3121">
            <w:pPr>
              <w:rPr>
                <w:b/>
                <w:color w:val="3C886C"/>
                <w:lang w:val="en-GB"/>
              </w:rPr>
            </w:pPr>
            <w:r w:rsidRPr="00FF505E">
              <w:rPr>
                <w:b/>
                <w:color w:val="3C886C"/>
                <w:lang w:val="en-GB"/>
              </w:rPr>
              <w:t>TECHNISCHE UNIVERSITAET GRAZ</w:t>
            </w:r>
          </w:p>
        </w:tc>
        <w:tc>
          <w:tcPr>
            <w:tcW w:w="5529" w:type="dxa"/>
          </w:tcPr>
          <w:p w14:paraId="2A119F92" w14:textId="301F3378" w:rsidR="007F3121" w:rsidRPr="00FF505E" w:rsidRDefault="00606554" w:rsidP="007F3121">
            <w:pPr>
              <w:rPr>
                <w:lang w:val="en-GB"/>
              </w:rPr>
            </w:pPr>
            <w:r w:rsidRPr="00606554">
              <w:rPr>
                <w:lang w:val="en-GB"/>
              </w:rPr>
              <w:t>The project internal data will be stored on the internal server of the working group and party, if needed on the cloud of the university. Both places have a daily safety backup and require 2FA.</w:t>
            </w:r>
          </w:p>
        </w:tc>
      </w:tr>
      <w:tr w:rsidR="007F3121" w:rsidRPr="00FF505E" w14:paraId="14D7F877"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5A6AFD6F" w14:textId="4AC501B9" w:rsidR="007F3121" w:rsidRPr="00FF505E" w:rsidRDefault="007F3121" w:rsidP="007F3121">
            <w:pPr>
              <w:rPr>
                <w:b/>
                <w:color w:val="3C886C"/>
                <w:lang w:val="en-GB"/>
              </w:rPr>
            </w:pPr>
            <w:r w:rsidRPr="00FF505E">
              <w:rPr>
                <w:b/>
                <w:color w:val="3C886C"/>
                <w:lang w:val="en-GB"/>
              </w:rPr>
              <w:t>HRVATSKI SAVJET ZA ZELENU GRADNJU</w:t>
            </w:r>
          </w:p>
        </w:tc>
        <w:tc>
          <w:tcPr>
            <w:tcW w:w="5529" w:type="dxa"/>
          </w:tcPr>
          <w:p w14:paraId="2F6D9DF5" w14:textId="175D4A24" w:rsidR="00F4393D" w:rsidRPr="00711BAE" w:rsidRDefault="00F4393D" w:rsidP="00F4393D">
            <w:pPr>
              <w:rPr>
                <w:lang w:val="en-GB"/>
              </w:rPr>
            </w:pPr>
            <w:r w:rsidRPr="00711BAE">
              <w:rPr>
                <w:lang w:val="en-GB"/>
              </w:rPr>
              <w:t>General project-related data for data exchange between the partners is stored on the SharePoint provided by Smith Innovation</w:t>
            </w:r>
            <w:r>
              <w:rPr>
                <w:lang w:val="en-GB"/>
              </w:rPr>
              <w:t xml:space="preserve"> and the </w:t>
            </w:r>
            <w:r w:rsidR="00A23FC8">
              <w:rPr>
                <w:lang w:val="en-GB"/>
              </w:rPr>
              <w:t>GBC Croatia servers.</w:t>
            </w:r>
          </w:p>
          <w:p w14:paraId="5589719A" w14:textId="64A1D4CD" w:rsidR="007F3121" w:rsidRPr="00FF505E" w:rsidRDefault="007F3121" w:rsidP="007F3121">
            <w:pPr>
              <w:rPr>
                <w:lang w:val="en-GB"/>
              </w:rPr>
            </w:pPr>
          </w:p>
        </w:tc>
      </w:tr>
      <w:tr w:rsidR="007F3121" w:rsidRPr="00FF505E" w14:paraId="7EB6A2FC" w14:textId="77777777" w:rsidTr="07032D9B">
        <w:tc>
          <w:tcPr>
            <w:tcW w:w="3510" w:type="dxa"/>
          </w:tcPr>
          <w:p w14:paraId="33BF733E" w14:textId="3A0A3F6F" w:rsidR="007F3121" w:rsidRPr="00FF505E" w:rsidRDefault="007F3121" w:rsidP="007F3121">
            <w:pPr>
              <w:rPr>
                <w:b/>
                <w:color w:val="3C886C"/>
                <w:lang w:val="en-GB"/>
              </w:rPr>
            </w:pPr>
            <w:r w:rsidRPr="00FF505E">
              <w:rPr>
                <w:b/>
                <w:color w:val="3C886C"/>
                <w:lang w:val="en-GB"/>
              </w:rPr>
              <w:lastRenderedPageBreak/>
              <w:t>SVEUCILISTE U ZAGREBU GRADEVINSKI FAKULTET</w:t>
            </w:r>
          </w:p>
        </w:tc>
        <w:tc>
          <w:tcPr>
            <w:tcW w:w="5529" w:type="dxa"/>
          </w:tcPr>
          <w:p w14:paraId="52B4D75B" w14:textId="114E6173" w:rsidR="007F3121" w:rsidRPr="00FF505E" w:rsidRDefault="004C0A1E" w:rsidP="007F3121">
            <w:pPr>
              <w:rPr>
                <w:lang w:val="en-GB"/>
              </w:rPr>
            </w:pPr>
            <w:r w:rsidRPr="00711BAE">
              <w:rPr>
                <w:lang w:val="en-GB"/>
              </w:rPr>
              <w:t xml:space="preserve">General project-related data for data exchange between the partners is stored on the SharePoint provided by Smith Innovation. </w:t>
            </w:r>
          </w:p>
        </w:tc>
      </w:tr>
      <w:tr w:rsidR="00D74144" w:rsidRPr="00FF505E" w14:paraId="49FECB7E"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592000D8" w14:textId="59360F36" w:rsidR="00D74144" w:rsidRPr="00FF505E" w:rsidRDefault="00D74144" w:rsidP="00D74144">
            <w:pPr>
              <w:rPr>
                <w:b/>
                <w:color w:val="3C886C"/>
                <w:lang w:val="en-GB"/>
              </w:rPr>
            </w:pPr>
            <w:r w:rsidRPr="00FF505E">
              <w:rPr>
                <w:b/>
                <w:color w:val="3C886C"/>
                <w:lang w:val="en-GB"/>
              </w:rPr>
              <w:t>ENERGETSKI INSTITUT HRVOJE POZAR</w:t>
            </w:r>
          </w:p>
        </w:tc>
        <w:tc>
          <w:tcPr>
            <w:tcW w:w="5529" w:type="dxa"/>
          </w:tcPr>
          <w:p w14:paraId="3BCD31DD" w14:textId="70C5866B" w:rsidR="00D74144" w:rsidRPr="00FF505E" w:rsidRDefault="00D74144" w:rsidP="00D74144">
            <w:pPr>
              <w:rPr>
                <w:lang w:val="en-GB"/>
              </w:rPr>
            </w:pPr>
            <w:r w:rsidRPr="00711BAE">
              <w:rPr>
                <w:lang w:val="en-GB"/>
              </w:rPr>
              <w:t xml:space="preserve">General project-related data for data exchange between the partners is stored on the SharePoint provided by Smith Innovation. </w:t>
            </w:r>
          </w:p>
        </w:tc>
      </w:tr>
      <w:tr w:rsidR="00D74144" w:rsidRPr="00FF505E" w14:paraId="1CB02AAE" w14:textId="77777777" w:rsidTr="07032D9B">
        <w:tc>
          <w:tcPr>
            <w:tcW w:w="3510" w:type="dxa"/>
          </w:tcPr>
          <w:p w14:paraId="63DEB675" w14:textId="24F275F0" w:rsidR="00D74144" w:rsidRPr="00FF505E" w:rsidRDefault="00D74144" w:rsidP="00D74144">
            <w:pPr>
              <w:rPr>
                <w:b/>
                <w:color w:val="3C886C"/>
                <w:lang w:val="en-GB"/>
              </w:rPr>
            </w:pPr>
            <w:r w:rsidRPr="00FF505E">
              <w:rPr>
                <w:b/>
                <w:color w:val="3C886C"/>
                <w:lang w:val="en-GB"/>
              </w:rPr>
              <w:t>GREEN BUILDING COUNCIL ITALIA</w:t>
            </w:r>
          </w:p>
        </w:tc>
        <w:tc>
          <w:tcPr>
            <w:tcW w:w="5529" w:type="dxa"/>
          </w:tcPr>
          <w:p w14:paraId="720AA02F" w14:textId="62E1F7A5" w:rsidR="00D74144" w:rsidRPr="00FF505E" w:rsidRDefault="00D74144" w:rsidP="00D74144">
            <w:pPr>
              <w:rPr>
                <w:lang w:val="en-GB"/>
              </w:rPr>
            </w:pPr>
            <w:r>
              <w:rPr>
                <w:lang w:val="en-GB"/>
              </w:rPr>
              <w:t xml:space="preserve">Project-related data will be stored on a Google drive folder hosted by </w:t>
            </w:r>
            <w:r w:rsidRPr="00700949">
              <w:rPr>
                <w:lang w:val="en-GB"/>
              </w:rPr>
              <w:t xml:space="preserve">GBC </w:t>
            </w:r>
            <w:r>
              <w:rPr>
                <w:lang w:val="en-GB"/>
              </w:rPr>
              <w:t>I</w:t>
            </w:r>
            <w:r w:rsidRPr="00700949">
              <w:rPr>
                <w:lang w:val="en-GB"/>
              </w:rPr>
              <w:t>tal</w:t>
            </w:r>
            <w:r>
              <w:rPr>
                <w:lang w:val="en-GB"/>
              </w:rPr>
              <w:t xml:space="preserve">y accessible for GBC Italy and the Italian consortium partners. Regular synchronisation is foreseen with the project SharePoint folder set up by SMITH Innovation and with GBC Italy’s servers. </w:t>
            </w:r>
          </w:p>
        </w:tc>
      </w:tr>
      <w:tr w:rsidR="00D74144" w:rsidRPr="00FF505E" w14:paraId="00ECE9DB"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5AD67441" w14:textId="6D2D7C1C" w:rsidR="00D74144" w:rsidRPr="00FF505E" w:rsidRDefault="00D74144" w:rsidP="00D74144">
            <w:pPr>
              <w:rPr>
                <w:b/>
                <w:color w:val="3C886C"/>
                <w:lang w:val="en-GB"/>
              </w:rPr>
            </w:pPr>
            <w:r w:rsidRPr="00FF505E">
              <w:rPr>
                <w:b/>
                <w:color w:val="3C886C"/>
                <w:lang w:val="en-GB"/>
              </w:rPr>
              <w:t>HARPACEAS SRL</w:t>
            </w:r>
          </w:p>
        </w:tc>
        <w:tc>
          <w:tcPr>
            <w:tcW w:w="5529" w:type="dxa"/>
          </w:tcPr>
          <w:p w14:paraId="7036C9E9" w14:textId="7891EC3D" w:rsidR="00D74144" w:rsidRPr="00FF505E" w:rsidRDefault="00D74144" w:rsidP="00D74144">
            <w:pPr>
              <w:rPr>
                <w:lang w:val="en-GB"/>
              </w:rPr>
            </w:pPr>
            <w:r w:rsidRPr="07032D9B">
              <w:rPr>
                <w:lang w:val="en-GB"/>
              </w:rPr>
              <w:t xml:space="preserve">Project-related data will be stored on SharePoint provided by Smith Innovation and the </w:t>
            </w:r>
            <w:proofErr w:type="spellStart"/>
            <w:r w:rsidRPr="07032D9B">
              <w:rPr>
                <w:lang w:val="en-GB"/>
              </w:rPr>
              <w:t>Harpaceas</w:t>
            </w:r>
            <w:proofErr w:type="spellEnd"/>
            <w:r w:rsidRPr="07032D9B">
              <w:rPr>
                <w:lang w:val="en-GB"/>
              </w:rPr>
              <w:t>’ one, with daily security backups and requiring 2FA. At the same time, the Italian consortium data is stored in a Google Drive shared folder provided by the Italian consortium leader (Green Building Council Italia).</w:t>
            </w:r>
          </w:p>
        </w:tc>
      </w:tr>
      <w:tr w:rsidR="00D74144" w:rsidRPr="00FF505E" w14:paraId="42F88C9B" w14:textId="77777777" w:rsidTr="07032D9B">
        <w:tc>
          <w:tcPr>
            <w:tcW w:w="3510" w:type="dxa"/>
          </w:tcPr>
          <w:p w14:paraId="4C5EC39C" w14:textId="0AC73B5A" w:rsidR="00D74144" w:rsidRPr="00F3086F" w:rsidRDefault="00D74144" w:rsidP="00D74144">
            <w:pPr>
              <w:rPr>
                <w:b/>
                <w:color w:val="3C886C"/>
                <w:highlight w:val="yellow"/>
                <w:lang w:val="en-GB"/>
              </w:rPr>
            </w:pPr>
            <w:r w:rsidRPr="00F3086F">
              <w:rPr>
                <w:b/>
                <w:color w:val="3C886C"/>
                <w:highlight w:val="yellow"/>
                <w:lang w:val="en-GB"/>
              </w:rPr>
              <w:t>POLITECNICO DI MILANO</w:t>
            </w:r>
          </w:p>
        </w:tc>
        <w:tc>
          <w:tcPr>
            <w:tcW w:w="5529" w:type="dxa"/>
          </w:tcPr>
          <w:p w14:paraId="6A831CE6" w14:textId="499D1221" w:rsidR="00D74144" w:rsidRPr="00F3086F" w:rsidRDefault="00D74144" w:rsidP="00D74144">
            <w:pPr>
              <w:rPr>
                <w:highlight w:val="yellow"/>
                <w:lang w:val="en-GB"/>
              </w:rPr>
            </w:pPr>
            <w:r w:rsidRPr="00F3086F">
              <w:rPr>
                <w:highlight w:val="yellow"/>
                <w:lang w:val="en-GB"/>
              </w:rPr>
              <w:t>Text.</w:t>
            </w:r>
          </w:p>
        </w:tc>
      </w:tr>
      <w:tr w:rsidR="00D74144" w:rsidRPr="00FF505E" w14:paraId="3F02B734"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76ED99DC" w14:textId="36675798" w:rsidR="00D74144" w:rsidRPr="00F3086F" w:rsidRDefault="00D74144" w:rsidP="00D74144">
            <w:pPr>
              <w:rPr>
                <w:b/>
                <w:color w:val="3C886C"/>
                <w:highlight w:val="yellow"/>
                <w:lang w:val="en-GB"/>
              </w:rPr>
            </w:pPr>
            <w:r w:rsidRPr="00F3086F">
              <w:rPr>
                <w:b/>
                <w:color w:val="3C886C"/>
                <w:highlight w:val="yellow"/>
                <w:lang w:val="en-GB"/>
              </w:rPr>
              <w:t>POLITECNICO DI TORINO</w:t>
            </w:r>
          </w:p>
        </w:tc>
        <w:tc>
          <w:tcPr>
            <w:tcW w:w="5529" w:type="dxa"/>
          </w:tcPr>
          <w:p w14:paraId="14348C9A" w14:textId="567ECF92" w:rsidR="00D74144" w:rsidRPr="00F3086F" w:rsidRDefault="00D74144" w:rsidP="00D74144">
            <w:pPr>
              <w:rPr>
                <w:highlight w:val="yellow"/>
                <w:lang w:val="en-GB"/>
              </w:rPr>
            </w:pPr>
            <w:r w:rsidRPr="00F3086F">
              <w:rPr>
                <w:highlight w:val="yellow"/>
                <w:lang w:val="en-GB"/>
              </w:rPr>
              <w:t>Text.</w:t>
            </w:r>
          </w:p>
        </w:tc>
      </w:tr>
      <w:tr w:rsidR="00D74144" w:rsidRPr="00FF505E" w14:paraId="4BAD8F4A" w14:textId="77777777" w:rsidTr="07032D9B">
        <w:tc>
          <w:tcPr>
            <w:tcW w:w="3510" w:type="dxa"/>
          </w:tcPr>
          <w:p w14:paraId="499D823D" w14:textId="62510123" w:rsidR="00D74144" w:rsidRPr="00F3086F" w:rsidRDefault="00D74144" w:rsidP="00D74144">
            <w:pPr>
              <w:rPr>
                <w:b/>
                <w:color w:val="3C886C"/>
                <w:highlight w:val="yellow"/>
                <w:lang w:val="nl-BE"/>
              </w:rPr>
            </w:pPr>
            <w:r w:rsidRPr="00F3086F">
              <w:rPr>
                <w:b/>
                <w:color w:val="3C886C"/>
                <w:highlight w:val="yellow"/>
                <w:lang w:val="nl-BE"/>
              </w:rPr>
              <w:t>UNIVERSITA' DEGLI STUDI DI BERGAMO</w:t>
            </w:r>
          </w:p>
        </w:tc>
        <w:tc>
          <w:tcPr>
            <w:tcW w:w="5529" w:type="dxa"/>
          </w:tcPr>
          <w:p w14:paraId="3A9A4749" w14:textId="59EDFD16" w:rsidR="00D74144" w:rsidRPr="00F3086F" w:rsidRDefault="00D74144" w:rsidP="00D74144">
            <w:pPr>
              <w:rPr>
                <w:highlight w:val="yellow"/>
                <w:lang w:val="en-GB"/>
              </w:rPr>
            </w:pPr>
            <w:r w:rsidRPr="00F3086F">
              <w:rPr>
                <w:highlight w:val="yellow"/>
                <w:lang w:val="en-GB"/>
              </w:rPr>
              <w:t>Text.</w:t>
            </w:r>
          </w:p>
        </w:tc>
      </w:tr>
      <w:tr w:rsidR="00D74144" w:rsidRPr="00FF505E" w14:paraId="5EEB9FC1"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4CEFA5F9" w14:textId="77F1F033" w:rsidR="00D74144" w:rsidRPr="00F3086F" w:rsidRDefault="00D74144" w:rsidP="00D74144">
            <w:pPr>
              <w:rPr>
                <w:b/>
                <w:color w:val="3C886C"/>
                <w:highlight w:val="yellow"/>
                <w:lang w:val="fr-BE"/>
              </w:rPr>
            </w:pPr>
            <w:r w:rsidRPr="00F3086F">
              <w:rPr>
                <w:b/>
                <w:color w:val="3C886C"/>
                <w:highlight w:val="yellow"/>
                <w:lang w:val="fr-BE"/>
              </w:rPr>
              <w:t>AGENZIA NAZIONALE PER LE NUOVE TECNOLOGIE, L'ENERIT</w:t>
            </w:r>
          </w:p>
        </w:tc>
        <w:tc>
          <w:tcPr>
            <w:tcW w:w="5529" w:type="dxa"/>
          </w:tcPr>
          <w:p w14:paraId="20BF1DEC" w14:textId="1A132829" w:rsidR="00D74144" w:rsidRPr="00F3086F" w:rsidRDefault="00D74144" w:rsidP="00D74144">
            <w:pPr>
              <w:rPr>
                <w:highlight w:val="yellow"/>
                <w:lang w:val="en-GB"/>
              </w:rPr>
            </w:pPr>
            <w:r w:rsidRPr="00F3086F">
              <w:rPr>
                <w:highlight w:val="yellow"/>
                <w:lang w:val="en-GB"/>
              </w:rPr>
              <w:t>Text.</w:t>
            </w:r>
          </w:p>
        </w:tc>
      </w:tr>
      <w:tr w:rsidR="00D74144" w:rsidRPr="00FF505E" w14:paraId="36FCB813" w14:textId="77777777" w:rsidTr="07032D9B">
        <w:tc>
          <w:tcPr>
            <w:tcW w:w="3510" w:type="dxa"/>
          </w:tcPr>
          <w:p w14:paraId="57D29DA9" w14:textId="4AA86181" w:rsidR="00D74144" w:rsidRPr="00F3086F" w:rsidRDefault="00D74144" w:rsidP="00D74144">
            <w:pPr>
              <w:rPr>
                <w:b/>
                <w:color w:val="3C886C"/>
                <w:highlight w:val="yellow"/>
                <w:lang w:val="fr-BE"/>
              </w:rPr>
            </w:pPr>
            <w:r w:rsidRPr="00F3086F">
              <w:rPr>
                <w:b/>
                <w:color w:val="3C886C"/>
                <w:highlight w:val="yellow"/>
                <w:lang w:val="fr-BE"/>
              </w:rPr>
              <w:t>MINISTERE DE L'ENERGIE ET DE L'AMENAGEMENT DU TERR Luxembourg</w:t>
            </w:r>
          </w:p>
        </w:tc>
        <w:tc>
          <w:tcPr>
            <w:tcW w:w="5529" w:type="dxa"/>
          </w:tcPr>
          <w:p w14:paraId="45F73017" w14:textId="711E9A83" w:rsidR="00D74144" w:rsidRPr="00F3086F" w:rsidRDefault="00D74144" w:rsidP="00D74144">
            <w:pPr>
              <w:rPr>
                <w:highlight w:val="yellow"/>
                <w:lang w:val="en-GB"/>
              </w:rPr>
            </w:pPr>
            <w:r w:rsidRPr="00F3086F">
              <w:rPr>
                <w:highlight w:val="yellow"/>
                <w:lang w:val="en-GB"/>
              </w:rPr>
              <w:t>Text.</w:t>
            </w:r>
          </w:p>
        </w:tc>
      </w:tr>
      <w:tr w:rsidR="00D74144" w:rsidRPr="00FF505E" w14:paraId="6D8E8770"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1BF4BD6D" w14:textId="02A3B166" w:rsidR="00D74144" w:rsidRPr="00F3086F" w:rsidRDefault="00D74144" w:rsidP="00D74144">
            <w:pPr>
              <w:rPr>
                <w:b/>
                <w:color w:val="3C886C"/>
                <w:highlight w:val="yellow"/>
                <w:lang w:val="en-GB"/>
              </w:rPr>
            </w:pPr>
            <w:r w:rsidRPr="00F3086F">
              <w:rPr>
                <w:b/>
                <w:color w:val="3C886C"/>
                <w:highlight w:val="yellow"/>
                <w:lang w:val="en-GB"/>
              </w:rPr>
              <w:t>LUXEMBOURG INSTITUTE OF SCIENCE AND TECHNOLOGY</w:t>
            </w:r>
          </w:p>
        </w:tc>
        <w:tc>
          <w:tcPr>
            <w:tcW w:w="5529" w:type="dxa"/>
          </w:tcPr>
          <w:p w14:paraId="1713CC3A" w14:textId="3E1A82DC" w:rsidR="00D74144" w:rsidRPr="00F3086F" w:rsidRDefault="00D74144" w:rsidP="00D74144">
            <w:pPr>
              <w:rPr>
                <w:highlight w:val="yellow"/>
                <w:lang w:val="en-GB"/>
              </w:rPr>
            </w:pPr>
            <w:r w:rsidRPr="00F3086F">
              <w:rPr>
                <w:highlight w:val="yellow"/>
                <w:lang w:val="en-GB"/>
              </w:rPr>
              <w:t>Text.</w:t>
            </w:r>
          </w:p>
        </w:tc>
      </w:tr>
      <w:tr w:rsidR="00D74144" w:rsidRPr="00FF505E" w14:paraId="48F5A931" w14:textId="77777777" w:rsidTr="07032D9B">
        <w:tc>
          <w:tcPr>
            <w:tcW w:w="3510" w:type="dxa"/>
          </w:tcPr>
          <w:p w14:paraId="5AD02F27" w14:textId="485407F5" w:rsidR="00D74144" w:rsidRPr="001C6DC9" w:rsidRDefault="00D74144" w:rsidP="00D74144">
            <w:pPr>
              <w:rPr>
                <w:b/>
                <w:color w:val="3C886C"/>
                <w:lang w:val="fr-BE"/>
              </w:rPr>
            </w:pPr>
            <w:r w:rsidRPr="001C6DC9">
              <w:rPr>
                <w:b/>
                <w:color w:val="3C886C"/>
                <w:lang w:val="fr-BE"/>
              </w:rPr>
              <w:t>Conseil pour le Développement Economique de la Construction</w:t>
            </w:r>
          </w:p>
        </w:tc>
        <w:tc>
          <w:tcPr>
            <w:tcW w:w="5529" w:type="dxa"/>
          </w:tcPr>
          <w:p w14:paraId="7FADC89A" w14:textId="6F907C03" w:rsidR="00D74144" w:rsidRPr="00FF505E" w:rsidRDefault="00D74144" w:rsidP="00D74144">
            <w:pPr>
              <w:rPr>
                <w:lang w:val="en-GB"/>
              </w:rPr>
            </w:pPr>
            <w:r w:rsidRPr="00285DEE">
              <w:rPr>
                <w:lang w:val="en-GB"/>
              </w:rPr>
              <w:t xml:space="preserve">Project related data will be stored on our internal CDEC SharePoint </w:t>
            </w:r>
            <w:r w:rsidR="00F45A1F">
              <w:rPr>
                <w:lang w:val="en-GB"/>
              </w:rPr>
              <w:t xml:space="preserve">(2FA) </w:t>
            </w:r>
            <w:r w:rsidRPr="00285DEE">
              <w:rPr>
                <w:lang w:val="en-GB"/>
              </w:rPr>
              <w:t xml:space="preserve">and on the </w:t>
            </w:r>
            <w:proofErr w:type="spellStart"/>
            <w:r>
              <w:rPr>
                <w:lang w:val="en-GB"/>
              </w:rPr>
              <w:t>S</w:t>
            </w:r>
            <w:r w:rsidRPr="00285DEE">
              <w:rPr>
                <w:lang w:val="en-GB"/>
              </w:rPr>
              <w:t>harepoint</w:t>
            </w:r>
            <w:proofErr w:type="spellEnd"/>
            <w:r w:rsidRPr="00285DEE">
              <w:rPr>
                <w:lang w:val="en-GB"/>
              </w:rPr>
              <w:t xml:space="preserve"> provided by Smith Innovation</w:t>
            </w:r>
          </w:p>
        </w:tc>
      </w:tr>
      <w:tr w:rsidR="00D74144" w:rsidRPr="00FF505E" w14:paraId="670C9B97" w14:textId="77777777" w:rsidTr="07032D9B">
        <w:trPr>
          <w:cnfStyle w:val="000000100000" w:firstRow="0" w:lastRow="0" w:firstColumn="0" w:lastColumn="0" w:oddVBand="0" w:evenVBand="0" w:oddHBand="1" w:evenHBand="0" w:firstRowFirstColumn="0" w:firstRowLastColumn="0" w:lastRowFirstColumn="0" w:lastRowLastColumn="0"/>
        </w:trPr>
        <w:tc>
          <w:tcPr>
            <w:tcW w:w="3510" w:type="dxa"/>
          </w:tcPr>
          <w:p w14:paraId="336B28D3" w14:textId="5400BD9A" w:rsidR="00D74144" w:rsidRPr="001C6DC9" w:rsidRDefault="00D74144" w:rsidP="00D74144">
            <w:pPr>
              <w:rPr>
                <w:b/>
                <w:color w:val="3C886C"/>
                <w:lang w:val="fr-BE"/>
              </w:rPr>
            </w:pPr>
            <w:r w:rsidRPr="001C6DC9">
              <w:rPr>
                <w:b/>
                <w:color w:val="3C886C"/>
                <w:lang w:val="fr-BE"/>
              </w:rPr>
              <w:t>Energie et Environnement Ingénieurs-conseils S.A.</w:t>
            </w:r>
          </w:p>
        </w:tc>
        <w:tc>
          <w:tcPr>
            <w:tcW w:w="5529" w:type="dxa"/>
          </w:tcPr>
          <w:p w14:paraId="3109FBC6" w14:textId="7430969F" w:rsidR="00D74144" w:rsidRPr="00FF505E" w:rsidRDefault="00D74144" w:rsidP="00D74144">
            <w:pPr>
              <w:rPr>
                <w:lang w:val="en-GB"/>
              </w:rPr>
            </w:pPr>
            <w:r w:rsidRPr="00606554">
              <w:rPr>
                <w:lang w:val="en-GB"/>
              </w:rPr>
              <w:t xml:space="preserve">The project internal data will be stored on the internal server </w:t>
            </w:r>
            <w:r>
              <w:rPr>
                <w:lang w:val="en-GB"/>
              </w:rPr>
              <w:t xml:space="preserve">of </w:t>
            </w:r>
            <w:proofErr w:type="spellStart"/>
            <w:r>
              <w:rPr>
                <w:lang w:val="en-GB"/>
              </w:rPr>
              <w:t>Energie</w:t>
            </w:r>
            <w:proofErr w:type="spellEnd"/>
            <w:r>
              <w:rPr>
                <w:lang w:val="en-GB"/>
              </w:rPr>
              <w:t xml:space="preserve"> et Environment.</w:t>
            </w:r>
            <w:r w:rsidRPr="00606554">
              <w:rPr>
                <w:lang w:val="en-GB"/>
              </w:rPr>
              <w:t xml:space="preserve"> </w:t>
            </w:r>
            <w:r>
              <w:rPr>
                <w:lang w:val="en-GB"/>
              </w:rPr>
              <w:t xml:space="preserve">The </w:t>
            </w:r>
            <w:r>
              <w:rPr>
                <w:lang w:val="en-GB"/>
              </w:rPr>
              <w:lastRenderedPageBreak/>
              <w:t>system</w:t>
            </w:r>
            <w:r w:rsidRPr="00606554">
              <w:rPr>
                <w:lang w:val="en-GB"/>
              </w:rPr>
              <w:t xml:space="preserve"> </w:t>
            </w:r>
            <w:r>
              <w:rPr>
                <w:lang w:val="en-GB"/>
              </w:rPr>
              <w:t>has</w:t>
            </w:r>
            <w:r w:rsidRPr="00606554">
              <w:rPr>
                <w:lang w:val="en-GB"/>
              </w:rPr>
              <w:t xml:space="preserve"> a daily safety backup and require</w:t>
            </w:r>
            <w:r>
              <w:rPr>
                <w:lang w:val="en-GB"/>
              </w:rPr>
              <w:t>s</w:t>
            </w:r>
            <w:r w:rsidRPr="00606554">
              <w:rPr>
                <w:lang w:val="en-GB"/>
              </w:rPr>
              <w:t xml:space="preserve"> 2FA.</w:t>
            </w:r>
          </w:p>
        </w:tc>
      </w:tr>
      <w:tr w:rsidR="00D74144" w:rsidRPr="00FF505E" w14:paraId="758E2AD1" w14:textId="77777777" w:rsidTr="07032D9B">
        <w:tc>
          <w:tcPr>
            <w:tcW w:w="3510" w:type="dxa"/>
          </w:tcPr>
          <w:p w14:paraId="2CDC6752" w14:textId="00EDCE8B" w:rsidR="00D74144" w:rsidRPr="00F3086F" w:rsidRDefault="00D74144" w:rsidP="00D74144">
            <w:pPr>
              <w:rPr>
                <w:b/>
                <w:color w:val="3C886C"/>
                <w:highlight w:val="yellow"/>
                <w:lang w:val="en-GB"/>
              </w:rPr>
            </w:pPr>
            <w:r w:rsidRPr="00F3086F">
              <w:rPr>
                <w:b/>
                <w:color w:val="3C886C"/>
                <w:highlight w:val="yellow"/>
                <w:lang w:val="en-GB"/>
              </w:rPr>
              <w:lastRenderedPageBreak/>
              <w:t>MAGYAR KORNYEZETTUDATOS EPITES EGYESULETE</w:t>
            </w:r>
          </w:p>
        </w:tc>
        <w:tc>
          <w:tcPr>
            <w:tcW w:w="5529" w:type="dxa"/>
          </w:tcPr>
          <w:p w14:paraId="1E747A8D" w14:textId="296152A2" w:rsidR="00D74144" w:rsidRPr="00F3086F" w:rsidRDefault="00D74144" w:rsidP="00D74144">
            <w:pPr>
              <w:rPr>
                <w:highlight w:val="yellow"/>
                <w:lang w:val="en-GB"/>
              </w:rPr>
            </w:pPr>
            <w:r w:rsidRPr="00F3086F">
              <w:rPr>
                <w:highlight w:val="yellow"/>
                <w:lang w:val="en-GB"/>
              </w:rPr>
              <w:t>Text.</w:t>
            </w:r>
          </w:p>
        </w:tc>
      </w:tr>
    </w:tbl>
    <w:p w14:paraId="16482B42" w14:textId="6F84CB13" w:rsidR="00F219D6" w:rsidRPr="00FF505E" w:rsidRDefault="00F219D6" w:rsidP="00A65A88">
      <w:pPr>
        <w:pStyle w:val="Heading1"/>
        <w:rPr>
          <w:lang w:val="en-GB"/>
        </w:rPr>
      </w:pPr>
      <w:r w:rsidRPr="00FF505E">
        <w:rPr>
          <w:lang w:val="en-GB"/>
        </w:rPr>
        <w:t xml:space="preserve"> </w:t>
      </w:r>
      <w:bookmarkStart w:id="70" w:name="_Toc189577799"/>
      <w:r w:rsidRPr="00FF505E">
        <w:rPr>
          <w:lang w:val="en-GB"/>
        </w:rPr>
        <w:t>Data security</w:t>
      </w:r>
      <w:bookmarkEnd w:id="70"/>
    </w:p>
    <w:p w14:paraId="4BC4B282" w14:textId="4EC9A795" w:rsidR="00F219D6" w:rsidRPr="00FF505E" w:rsidRDefault="00F219D6" w:rsidP="00A65A88">
      <w:pPr>
        <w:pStyle w:val="Heading2"/>
        <w:numPr>
          <w:ilvl w:val="1"/>
          <w:numId w:val="27"/>
        </w:numPr>
        <w:rPr>
          <w:lang w:val="en-GB"/>
        </w:rPr>
      </w:pPr>
      <w:bookmarkStart w:id="71" w:name="_Toc189577800"/>
      <w:r w:rsidRPr="00FF505E">
        <w:rPr>
          <w:lang w:val="en-GB"/>
        </w:rPr>
        <w:t>Data usage by Consortium Members</w:t>
      </w:r>
      <w:bookmarkEnd w:id="71"/>
    </w:p>
    <w:p w14:paraId="1965D06B" w14:textId="75749366" w:rsidR="00F219D6" w:rsidRPr="00FF505E" w:rsidRDefault="00F219D6" w:rsidP="00F219D6">
      <w:pPr>
        <w:rPr>
          <w:lang w:val="en-GB"/>
        </w:rPr>
      </w:pPr>
      <w:r w:rsidRPr="00FF505E">
        <w:rPr>
          <w:lang w:val="en-GB"/>
        </w:rPr>
        <w:t xml:space="preserve">All </w:t>
      </w:r>
      <w:r w:rsidRPr="00FF505E">
        <w:rPr>
          <w:color w:val="000000"/>
          <w:lang w:val="en-GB"/>
        </w:rPr>
        <w:t>INDICATE LIFE</w:t>
      </w:r>
      <w:r w:rsidRPr="00FF505E">
        <w:rPr>
          <w:lang w:val="en-GB"/>
        </w:rPr>
        <w:t xml:space="preserve"> partners implement appropriate measures to ensure data security (e.g., measures for virus protection, data encryption, and password-secured files and computers). Secure storage is crucial to ensure the security of </w:t>
      </w:r>
      <w:r w:rsidRPr="004F5B78">
        <w:rPr>
          <w:lang w:val="en-GB"/>
        </w:rPr>
        <w:t xml:space="preserve">data. For this reason, the project documentation and data on project’s SharePoint is restricted to individuals with access to the folder. The Project Coordinator </w:t>
      </w:r>
      <w:r w:rsidR="004F5B78" w:rsidRPr="004F5B78">
        <w:rPr>
          <w:lang w:val="en-GB"/>
        </w:rPr>
        <w:t>(Smith Innovation)</w:t>
      </w:r>
      <w:r w:rsidRPr="004F5B78">
        <w:rPr>
          <w:lang w:val="en-GB"/>
        </w:rPr>
        <w:t xml:space="preserve"> determines these permissions. The data remains confidential and is not disclosed to individuals outside the research team until it has been finalized for publication and approved for release by the project consortium.</w:t>
      </w:r>
    </w:p>
    <w:p w14:paraId="0742BDDB" w14:textId="77FD0A2F" w:rsidR="00F219D6" w:rsidRPr="00FF505E" w:rsidRDefault="00F219D6" w:rsidP="00F219D6">
      <w:pPr>
        <w:rPr>
          <w:lang w:val="en-GB"/>
        </w:rPr>
      </w:pPr>
      <w:r w:rsidRPr="00FF505E">
        <w:rPr>
          <w:lang w:val="en-GB"/>
        </w:rPr>
        <w:t xml:space="preserve">Additionally, partners </w:t>
      </w:r>
      <w:r w:rsidR="00282B7B">
        <w:rPr>
          <w:lang w:val="en-GB"/>
        </w:rPr>
        <w:t>using</w:t>
      </w:r>
      <w:r w:rsidRPr="00FF505E">
        <w:rPr>
          <w:lang w:val="en-GB"/>
        </w:rPr>
        <w:t xml:space="preserve"> their own data storage to work on the project will follow the same precautions to ensure all project data is collected, stored, protected, and shared in adherence to stringent security protocols and in full compliance with applicable EU legislation.</w:t>
      </w:r>
    </w:p>
    <w:p w14:paraId="16641AD3" w14:textId="06A255F0" w:rsidR="00F219D6" w:rsidRPr="00FF505E" w:rsidRDefault="00F219D6" w:rsidP="00A65A88">
      <w:pPr>
        <w:pStyle w:val="Heading2"/>
        <w:numPr>
          <w:ilvl w:val="1"/>
          <w:numId w:val="27"/>
        </w:numPr>
        <w:rPr>
          <w:lang w:val="en-GB"/>
        </w:rPr>
      </w:pPr>
      <w:bookmarkStart w:id="72" w:name="_Toc189577801"/>
      <w:r w:rsidRPr="00FF505E">
        <w:rPr>
          <w:lang w:val="en-GB"/>
        </w:rPr>
        <w:t>Long term Preservation and Curation</w:t>
      </w:r>
      <w:bookmarkEnd w:id="72"/>
      <w:r w:rsidRPr="00FF505E">
        <w:rPr>
          <w:lang w:val="en-GB"/>
        </w:rPr>
        <w:t xml:space="preserve"> </w:t>
      </w:r>
    </w:p>
    <w:p w14:paraId="41740788" w14:textId="10E87C83" w:rsidR="00F219D6" w:rsidRPr="00FF505E" w:rsidRDefault="00F219D6" w:rsidP="00F219D6">
      <w:pPr>
        <w:rPr>
          <w:lang w:val="en-GB"/>
        </w:rPr>
      </w:pPr>
      <w:r w:rsidRPr="00FF505E">
        <w:rPr>
          <w:lang w:val="en-GB"/>
        </w:rPr>
        <w:t xml:space="preserve">If any data generated or reused as part of the datasets listed in </w:t>
      </w:r>
      <w:r w:rsidR="00315EE5" w:rsidRPr="00FF505E">
        <w:rPr>
          <w:lang w:val="en-GB"/>
        </w:rPr>
        <w:t xml:space="preserve">Chapter </w:t>
      </w:r>
      <w:r w:rsidR="00315EE5" w:rsidRPr="00FF505E">
        <w:rPr>
          <w:lang w:val="en-GB"/>
        </w:rPr>
        <w:fldChar w:fldCharType="begin"/>
      </w:r>
      <w:r w:rsidR="00315EE5" w:rsidRPr="00FF505E">
        <w:rPr>
          <w:lang w:val="en-GB"/>
        </w:rPr>
        <w:instrText xml:space="preserve"> REF _Ref189576658 \r \h  \* MERGEFORMAT </w:instrText>
      </w:r>
      <w:r w:rsidR="00315EE5" w:rsidRPr="00FF505E">
        <w:rPr>
          <w:lang w:val="en-GB"/>
        </w:rPr>
      </w:r>
      <w:r w:rsidR="00315EE5" w:rsidRPr="00FF505E">
        <w:rPr>
          <w:lang w:val="en-GB"/>
        </w:rPr>
        <w:fldChar w:fldCharType="separate"/>
      </w:r>
      <w:r w:rsidR="00315EE5" w:rsidRPr="00FF505E">
        <w:rPr>
          <w:lang w:val="en-GB"/>
        </w:rPr>
        <w:t>3</w:t>
      </w:r>
      <w:r w:rsidR="00315EE5" w:rsidRPr="00FF505E">
        <w:rPr>
          <w:lang w:val="en-GB"/>
        </w:rPr>
        <w:fldChar w:fldCharType="end"/>
      </w:r>
      <w:r w:rsidRPr="00FF505E">
        <w:rPr>
          <w:lang w:val="en-GB"/>
        </w:rPr>
        <w:t xml:space="preserve"> requires long-term preservation, it will be stored in secure and trusted repositories that adhere to international standards for long-term preservation and curation. To ensure the secure management and future usability of project data, these repositories must provide:</w:t>
      </w:r>
    </w:p>
    <w:p w14:paraId="1B51BADC" w14:textId="77777777" w:rsidR="00F219D6" w:rsidRPr="00FF505E" w:rsidRDefault="00F219D6" w:rsidP="00F219D6">
      <w:pPr>
        <w:pStyle w:val="ListParagraph"/>
        <w:numPr>
          <w:ilvl w:val="0"/>
          <w:numId w:val="14"/>
        </w:numPr>
        <w:tabs>
          <w:tab w:val="right" w:pos="12000"/>
        </w:tabs>
        <w:spacing w:before="0" w:after="0" w:line="276" w:lineRule="auto"/>
        <w:jc w:val="both"/>
        <w:rPr>
          <w:lang w:val="en-GB"/>
        </w:rPr>
      </w:pPr>
      <w:r w:rsidRPr="00FF505E">
        <w:rPr>
          <w:b/>
          <w:bCs/>
          <w:lang w:val="en-GB"/>
        </w:rPr>
        <w:t>Data Integrity</w:t>
      </w:r>
      <w:r w:rsidRPr="00FF505E">
        <w:rPr>
          <w:lang w:val="en-GB"/>
        </w:rPr>
        <w:t>: Reliable mechanisms to safeguard against data corruption or loss over time.</w:t>
      </w:r>
    </w:p>
    <w:p w14:paraId="297A4438" w14:textId="77777777" w:rsidR="00F219D6" w:rsidRPr="00FF505E" w:rsidRDefault="00F219D6" w:rsidP="00F219D6">
      <w:pPr>
        <w:pStyle w:val="ListParagraph"/>
        <w:numPr>
          <w:ilvl w:val="0"/>
          <w:numId w:val="14"/>
        </w:numPr>
        <w:tabs>
          <w:tab w:val="right" w:pos="12000"/>
        </w:tabs>
        <w:spacing w:before="0" w:after="0" w:line="276" w:lineRule="auto"/>
        <w:jc w:val="both"/>
        <w:rPr>
          <w:lang w:val="en-GB"/>
        </w:rPr>
      </w:pPr>
      <w:r w:rsidRPr="00FF505E">
        <w:rPr>
          <w:b/>
          <w:bCs/>
          <w:lang w:val="en-GB"/>
        </w:rPr>
        <w:t>Accessibility</w:t>
      </w:r>
      <w:r w:rsidRPr="00FF505E">
        <w:rPr>
          <w:lang w:val="en-GB"/>
        </w:rPr>
        <w:t xml:space="preserve">: Persistent identifiers (e.g., DOIs) to ensure data remains discoverable and reusable. </w:t>
      </w:r>
    </w:p>
    <w:p w14:paraId="5297D7F5" w14:textId="77777777" w:rsidR="00F219D6" w:rsidRPr="00FF505E" w:rsidRDefault="00F219D6" w:rsidP="00F219D6">
      <w:pPr>
        <w:pStyle w:val="ListParagraph"/>
        <w:numPr>
          <w:ilvl w:val="0"/>
          <w:numId w:val="14"/>
        </w:numPr>
        <w:tabs>
          <w:tab w:val="right" w:pos="12000"/>
        </w:tabs>
        <w:spacing w:before="0" w:after="0" w:line="276" w:lineRule="auto"/>
        <w:jc w:val="both"/>
        <w:rPr>
          <w:lang w:val="en-GB"/>
        </w:rPr>
      </w:pPr>
      <w:r w:rsidRPr="00FF505E">
        <w:rPr>
          <w:b/>
          <w:bCs/>
          <w:lang w:val="en-GB"/>
        </w:rPr>
        <w:t>Compliance</w:t>
      </w:r>
      <w:r w:rsidRPr="00FF505E">
        <w:rPr>
          <w:lang w:val="en-GB"/>
        </w:rPr>
        <w:t xml:space="preserve">: Full adherence to FAIR principles (Findable, Accessible, Interoperable, Reusable) and applicable data protection regulations. </w:t>
      </w:r>
    </w:p>
    <w:p w14:paraId="2644B403" w14:textId="77777777" w:rsidR="00F219D6" w:rsidRPr="00FF505E" w:rsidRDefault="00F219D6" w:rsidP="00F219D6">
      <w:pPr>
        <w:pStyle w:val="ListParagraph"/>
        <w:numPr>
          <w:ilvl w:val="0"/>
          <w:numId w:val="14"/>
        </w:numPr>
        <w:tabs>
          <w:tab w:val="right" w:pos="12000"/>
        </w:tabs>
        <w:spacing w:before="0" w:after="0" w:line="276" w:lineRule="auto"/>
        <w:jc w:val="both"/>
        <w:rPr>
          <w:lang w:val="en-GB"/>
        </w:rPr>
      </w:pPr>
      <w:r w:rsidRPr="00FF505E">
        <w:rPr>
          <w:b/>
          <w:bCs/>
          <w:lang w:val="en-GB"/>
        </w:rPr>
        <w:t>Support</w:t>
      </w:r>
      <w:r w:rsidRPr="00FF505E">
        <w:rPr>
          <w:lang w:val="en-GB"/>
        </w:rPr>
        <w:t>: Comprehensive, ongoing support for data curation, including metadata updates and maintenance.</w:t>
      </w:r>
    </w:p>
    <w:p w14:paraId="34BAA10C" w14:textId="676CE5D9" w:rsidR="00F219D6" w:rsidRPr="00FF505E" w:rsidRDefault="00F219D6" w:rsidP="00F219D6">
      <w:pPr>
        <w:rPr>
          <w:lang w:val="en-GB"/>
        </w:rPr>
      </w:pPr>
      <w:r w:rsidRPr="00FF505E">
        <w:rPr>
          <w:lang w:val="en-GB"/>
        </w:rPr>
        <w:t>These measures collectively guarantee that the project's data remains secure, accessible, and usable for future research and applications. Throughout the project duration, we will continuously monitor and assess these repositories to ensure they meet the evolving standards and requirements for data preservation and accessibility.</w:t>
      </w:r>
    </w:p>
    <w:p w14:paraId="34F3C764" w14:textId="13C77D54" w:rsidR="00F219D6" w:rsidRPr="00FF505E" w:rsidRDefault="00F219D6" w:rsidP="00A65A88">
      <w:pPr>
        <w:pStyle w:val="Heading1"/>
        <w:rPr>
          <w:lang w:val="en-GB"/>
        </w:rPr>
      </w:pPr>
      <w:bookmarkStart w:id="73" w:name="_Toc189577802"/>
      <w:r w:rsidRPr="00FF505E">
        <w:rPr>
          <w:lang w:val="en-GB"/>
        </w:rPr>
        <w:lastRenderedPageBreak/>
        <w:t>Ethical aspects</w:t>
      </w:r>
      <w:bookmarkEnd w:id="73"/>
    </w:p>
    <w:p w14:paraId="0703D717" w14:textId="06E04450" w:rsidR="00315EE5" w:rsidRPr="00FF505E" w:rsidRDefault="00315EE5" w:rsidP="00315EE5">
      <w:pPr>
        <w:autoSpaceDE w:val="0"/>
        <w:autoSpaceDN w:val="0"/>
        <w:adjustRightInd w:val="0"/>
        <w:spacing w:before="0" w:after="0"/>
        <w:rPr>
          <w:lang w:val="en-GB"/>
        </w:rPr>
      </w:pPr>
      <w:r w:rsidRPr="00FF505E">
        <w:rPr>
          <w:lang w:val="en-GB"/>
        </w:rPr>
        <w:t>There are no ethical aspects related to sharing or long-term preservation of the data generated/collected in the project.</w:t>
      </w:r>
    </w:p>
    <w:p w14:paraId="7BEFEAEA" w14:textId="77777777" w:rsidR="00F219D6" w:rsidRPr="00FF505E" w:rsidRDefault="00F219D6" w:rsidP="00F219D6">
      <w:pPr>
        <w:rPr>
          <w:lang w:val="en-GB"/>
        </w:rPr>
      </w:pPr>
      <w:commentRangeStart w:id="74"/>
      <w:commentRangeStart w:id="75"/>
      <w:commentRangeStart w:id="76"/>
      <w:r w:rsidRPr="07032D9B">
        <w:rPr>
          <w:highlight w:val="red"/>
          <w:lang w:val="en-GB"/>
        </w:rPr>
        <w:t xml:space="preserve">Consent forms are crucial </w:t>
      </w:r>
      <w:commentRangeEnd w:id="74"/>
      <w:r>
        <w:rPr>
          <w:rStyle w:val="CommentReference"/>
        </w:rPr>
        <w:commentReference w:id="74"/>
      </w:r>
      <w:commentRangeEnd w:id="75"/>
      <w:r>
        <w:rPr>
          <w:rStyle w:val="CommentReference"/>
        </w:rPr>
        <w:commentReference w:id="75"/>
      </w:r>
      <w:commentRangeEnd w:id="76"/>
      <w:r>
        <w:rPr>
          <w:rStyle w:val="CommentReference"/>
        </w:rPr>
        <w:commentReference w:id="76"/>
      </w:r>
      <w:r w:rsidRPr="07032D9B">
        <w:rPr>
          <w:highlight w:val="red"/>
          <w:lang w:val="en-GB"/>
        </w:rPr>
        <w:t>for maintaining ethical standards and complying with legal requirements during project activities involving personal data or media. They may be needed for recording or photographing organized events and for using these materials in project reports, promotional content, or on social media platforms such as LinkedIn and the project website. Additionally, consent is required when participants take part in surveys that collect personal data, ensuring their rights are respected and providing transparency about how their information will be utilized</w:t>
      </w:r>
      <w:r w:rsidRPr="07032D9B">
        <w:rPr>
          <w:lang w:val="en-GB"/>
        </w:rPr>
        <w:t>.</w:t>
      </w:r>
    </w:p>
    <w:p w14:paraId="249C0012" w14:textId="44D873F5" w:rsidR="00F219D6" w:rsidRPr="00FF505E" w:rsidRDefault="00F219D6" w:rsidP="00F219D6">
      <w:pPr>
        <w:rPr>
          <w:lang w:val="en-GB"/>
        </w:rPr>
      </w:pPr>
      <w:r w:rsidRPr="00FF505E">
        <w:rPr>
          <w:highlight w:val="red"/>
          <w:lang w:val="en-GB"/>
        </w:rPr>
        <w:t>Consent for data sharing and long-term preservation will be included in any questionnaires involving personal data. The consent process will ensure that participants are fully aware of how their data will be used, stored, and preserved. A preliminary version of the consent form can be found in</w:t>
      </w:r>
      <w:r w:rsidR="00315EE5" w:rsidRPr="00FF505E">
        <w:rPr>
          <w:highlight w:val="red"/>
          <w:lang w:val="en-GB"/>
        </w:rPr>
        <w:t xml:space="preserve"> </w:t>
      </w:r>
      <w:r w:rsidRPr="00FF505E">
        <w:rPr>
          <w:highlight w:val="red"/>
          <w:lang w:val="en-GB"/>
        </w:rPr>
        <w:t xml:space="preserve"> </w:t>
      </w:r>
      <w:commentRangeStart w:id="77"/>
      <w:r w:rsidRPr="00FF505E">
        <w:rPr>
          <w:highlight w:val="red"/>
          <w:lang w:val="en-GB"/>
        </w:rPr>
        <w:fldChar w:fldCharType="begin"/>
      </w:r>
      <w:r w:rsidRPr="00FF505E">
        <w:rPr>
          <w:highlight w:val="red"/>
          <w:lang w:val="en-GB"/>
        </w:rPr>
        <w:instrText xml:space="preserve"> REF _Ref187830160 \h </w:instrText>
      </w:r>
      <w:r w:rsidR="00071C10" w:rsidRPr="00FF505E">
        <w:rPr>
          <w:highlight w:val="red"/>
          <w:lang w:val="en-GB"/>
        </w:rPr>
        <w:instrText xml:space="preserve"> \* MERGEFORMAT </w:instrText>
      </w:r>
      <w:r w:rsidRPr="00FF505E">
        <w:rPr>
          <w:highlight w:val="red"/>
          <w:lang w:val="en-GB"/>
        </w:rPr>
      </w:r>
      <w:r w:rsidRPr="00FF505E">
        <w:rPr>
          <w:highlight w:val="red"/>
          <w:lang w:val="en-GB"/>
        </w:rPr>
        <w:fldChar w:fldCharType="separate"/>
      </w:r>
      <w:r w:rsidRPr="00FF505E">
        <w:rPr>
          <w:highlight w:val="red"/>
          <w:lang w:val="en-GB"/>
        </w:rPr>
        <w:t>Appendix</w:t>
      </w:r>
      <w:r w:rsidR="00315EE5" w:rsidRPr="00FF505E">
        <w:rPr>
          <w:highlight w:val="red"/>
          <w:lang w:val="en-GB"/>
        </w:rPr>
        <w:t xml:space="preserve"> 2: Consent Forms</w:t>
      </w:r>
      <w:r w:rsidRPr="00FF505E">
        <w:rPr>
          <w:highlight w:val="red"/>
          <w:lang w:val="en-GB"/>
        </w:rPr>
        <w:fldChar w:fldCharType="end"/>
      </w:r>
      <w:commentRangeEnd w:id="77"/>
      <w:r w:rsidR="004728CC">
        <w:rPr>
          <w:rStyle w:val="CommentReference"/>
        </w:rPr>
        <w:commentReference w:id="77"/>
      </w:r>
      <w:r w:rsidRPr="00FF505E">
        <w:rPr>
          <w:highlight w:val="red"/>
          <w:lang w:val="en-GB"/>
        </w:rPr>
        <w:t>.</w:t>
      </w:r>
    </w:p>
    <w:p w14:paraId="5F48390F" w14:textId="59BB900E" w:rsidR="00071C10" w:rsidRPr="00FF505E" w:rsidRDefault="00071C10" w:rsidP="00A65A88">
      <w:pPr>
        <w:pStyle w:val="Heading1"/>
        <w:rPr>
          <w:lang w:val="en-GB"/>
        </w:rPr>
      </w:pPr>
      <w:commentRangeStart w:id="78"/>
      <w:commentRangeStart w:id="79"/>
      <w:commentRangeStart w:id="80"/>
      <w:r w:rsidRPr="00FF505E">
        <w:rPr>
          <w:lang w:val="en-GB"/>
        </w:rPr>
        <w:t xml:space="preserve"> </w:t>
      </w:r>
      <w:bookmarkStart w:id="81" w:name="_Toc189577803"/>
      <w:r w:rsidRPr="00FF505E">
        <w:rPr>
          <w:lang w:val="en-GB"/>
        </w:rPr>
        <w:t>Risk Management</w:t>
      </w:r>
      <w:commentRangeEnd w:id="78"/>
      <w:r w:rsidR="00315EE5" w:rsidRPr="00FF505E">
        <w:rPr>
          <w:rStyle w:val="CommentReference"/>
          <w:rFonts w:ascii="Montserrat" w:eastAsia="Montserrat" w:hAnsi="Montserrat" w:cs="Montserrat"/>
          <w:color w:val="auto"/>
          <w:lang w:val="en-GB"/>
        </w:rPr>
        <w:commentReference w:id="78"/>
      </w:r>
      <w:bookmarkEnd w:id="81"/>
      <w:commentRangeEnd w:id="79"/>
      <w:r w:rsidR="00CF723B">
        <w:rPr>
          <w:rStyle w:val="CommentReference"/>
          <w:rFonts w:ascii="Montserrat" w:eastAsia="Montserrat" w:hAnsi="Montserrat" w:cs="Montserrat"/>
          <w:color w:val="auto"/>
        </w:rPr>
        <w:commentReference w:id="79"/>
      </w:r>
      <w:commentRangeEnd w:id="80"/>
      <w:r w:rsidR="00EE7D4C">
        <w:rPr>
          <w:rStyle w:val="CommentReference"/>
          <w:rFonts w:ascii="Montserrat" w:eastAsia="Montserrat" w:hAnsi="Montserrat" w:cs="Montserrat"/>
          <w:color w:val="auto"/>
        </w:rPr>
        <w:commentReference w:id="80"/>
      </w:r>
    </w:p>
    <w:p w14:paraId="07BF78BD" w14:textId="311C3363" w:rsidR="00071C10" w:rsidRPr="00FF505E" w:rsidRDefault="00071C10" w:rsidP="00071C10">
      <w:pPr>
        <w:rPr>
          <w:lang w:val="en-GB"/>
        </w:rPr>
      </w:pPr>
      <w:r w:rsidRPr="00FF505E">
        <w:rPr>
          <w:lang w:val="en-GB"/>
        </w:rPr>
        <w:t>Risk management outlines potential challenges or uncertainties that could affect the project’s data handling processes and how those risks will be mitigated. This chapter helps ensur</w:t>
      </w:r>
      <w:r w:rsidR="00EE7D4C">
        <w:rPr>
          <w:lang w:val="en-GB"/>
        </w:rPr>
        <w:t>ing</w:t>
      </w:r>
      <w:r w:rsidRPr="00FF505E">
        <w:rPr>
          <w:lang w:val="en-GB"/>
        </w:rPr>
        <w:t xml:space="preserve"> that data is managed effectively, securely, and responsibly throughout the project. Potential risks, their assessment and mitigation strategies are provided in the table below.</w:t>
      </w:r>
    </w:p>
    <w:p w14:paraId="3B0D17DD" w14:textId="1A00D410" w:rsidR="00071C10" w:rsidRPr="004728CC" w:rsidRDefault="00071C10" w:rsidP="00071C10">
      <w:pPr>
        <w:pStyle w:val="Caption"/>
        <w:keepNext/>
        <w:rPr>
          <w:iCs w:val="0"/>
          <w:color w:val="auto"/>
          <w:sz w:val="16"/>
          <w:szCs w:val="16"/>
          <w:lang w:val="en-GB"/>
        </w:rPr>
      </w:pPr>
      <w:bookmarkStart w:id="82" w:name="_Toc190174646"/>
      <w:r w:rsidRPr="004728CC">
        <w:rPr>
          <w:iCs w:val="0"/>
          <w:color w:val="auto"/>
          <w:sz w:val="16"/>
          <w:szCs w:val="16"/>
          <w:lang w:val="en-GB"/>
        </w:rPr>
        <w:t xml:space="preserve">Table </w:t>
      </w:r>
      <w:r w:rsidRPr="004728CC">
        <w:rPr>
          <w:iCs w:val="0"/>
          <w:color w:val="auto"/>
          <w:sz w:val="16"/>
          <w:szCs w:val="16"/>
          <w:lang w:val="en-GB"/>
        </w:rPr>
        <w:fldChar w:fldCharType="begin"/>
      </w:r>
      <w:r w:rsidRPr="004728CC">
        <w:rPr>
          <w:iCs w:val="0"/>
          <w:color w:val="auto"/>
          <w:sz w:val="16"/>
          <w:szCs w:val="16"/>
          <w:lang w:val="en-GB"/>
        </w:rPr>
        <w:instrText>SEQ Table \* ARABIC</w:instrText>
      </w:r>
      <w:r w:rsidRPr="004728CC">
        <w:rPr>
          <w:iCs w:val="0"/>
          <w:color w:val="auto"/>
          <w:sz w:val="16"/>
          <w:szCs w:val="16"/>
          <w:lang w:val="en-GB"/>
        </w:rPr>
        <w:fldChar w:fldCharType="separate"/>
      </w:r>
      <w:r w:rsidRPr="004728CC">
        <w:rPr>
          <w:iCs w:val="0"/>
          <w:noProof/>
          <w:color w:val="auto"/>
          <w:sz w:val="16"/>
          <w:szCs w:val="16"/>
          <w:lang w:val="en-GB"/>
        </w:rPr>
        <w:t>9</w:t>
      </w:r>
      <w:r w:rsidRPr="004728CC">
        <w:rPr>
          <w:iCs w:val="0"/>
          <w:color w:val="auto"/>
          <w:sz w:val="16"/>
          <w:szCs w:val="16"/>
          <w:lang w:val="en-GB"/>
        </w:rPr>
        <w:fldChar w:fldCharType="end"/>
      </w:r>
      <w:r w:rsidRPr="004728CC">
        <w:rPr>
          <w:iCs w:val="0"/>
          <w:color w:val="auto"/>
          <w:sz w:val="16"/>
          <w:szCs w:val="16"/>
          <w:lang w:val="en-GB"/>
        </w:rPr>
        <w:t>: Naming Conventions of Datasets</w:t>
      </w:r>
      <w:bookmarkEnd w:id="82"/>
    </w:p>
    <w:tbl>
      <w:tblPr>
        <w:tblStyle w:val="a4"/>
        <w:tblW w:w="9119" w:type="dxa"/>
        <w:tblInd w:w="-12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20" w:firstRow="1" w:lastRow="0" w:firstColumn="0" w:lastColumn="0" w:noHBand="0" w:noVBand="1"/>
      </w:tblPr>
      <w:tblGrid>
        <w:gridCol w:w="1115"/>
        <w:gridCol w:w="1828"/>
        <w:gridCol w:w="1985"/>
        <w:gridCol w:w="1417"/>
        <w:gridCol w:w="2774"/>
      </w:tblGrid>
      <w:tr w:rsidR="00071C10" w:rsidRPr="00FF505E" w14:paraId="7EA44034" w14:textId="3D6D67BE" w:rsidTr="00071C10">
        <w:trPr>
          <w:cnfStyle w:val="100000000000" w:firstRow="1" w:lastRow="0" w:firstColumn="0" w:lastColumn="0" w:oddVBand="0" w:evenVBand="0" w:oddHBand="0" w:evenHBand="0" w:firstRowFirstColumn="0" w:firstRowLastColumn="0" w:lastRowFirstColumn="0" w:lastRowLastColumn="0"/>
          <w:tblHeader/>
        </w:trPr>
        <w:tc>
          <w:tcPr>
            <w:tcW w:w="1115" w:type="dxa"/>
            <w:tcBorders>
              <w:bottom w:val="single" w:sz="8" w:space="0" w:color="7F7F7F"/>
            </w:tcBorders>
          </w:tcPr>
          <w:p w14:paraId="00593B00" w14:textId="2D1F69C7" w:rsidR="00071C10" w:rsidRPr="00FF505E" w:rsidRDefault="00071C10" w:rsidP="00966255">
            <w:pPr>
              <w:rPr>
                <w:b/>
                <w:color w:val="132B45"/>
                <w:lang w:val="en-GB"/>
              </w:rPr>
            </w:pPr>
            <w:r w:rsidRPr="00FF505E">
              <w:rPr>
                <w:b/>
                <w:i w:val="0"/>
                <w:color w:val="132B45"/>
                <w:lang w:val="en-GB"/>
              </w:rPr>
              <w:t>Description of the risk</w:t>
            </w:r>
          </w:p>
        </w:tc>
        <w:tc>
          <w:tcPr>
            <w:tcW w:w="1828" w:type="dxa"/>
            <w:tcBorders>
              <w:bottom w:val="single" w:sz="8" w:space="0" w:color="7F7F7F"/>
            </w:tcBorders>
          </w:tcPr>
          <w:p w14:paraId="7A392DF0" w14:textId="749829D3" w:rsidR="00071C10" w:rsidRPr="00FF505E" w:rsidRDefault="00071C10" w:rsidP="00966255">
            <w:pPr>
              <w:rPr>
                <w:b/>
                <w:i w:val="0"/>
                <w:color w:val="132B45"/>
                <w:lang w:val="en-GB"/>
              </w:rPr>
            </w:pPr>
            <w:r w:rsidRPr="00FF505E">
              <w:rPr>
                <w:b/>
                <w:i w:val="0"/>
                <w:color w:val="132B45"/>
                <w:lang w:val="en-GB"/>
              </w:rPr>
              <w:t>Likelihood</w:t>
            </w:r>
          </w:p>
        </w:tc>
        <w:tc>
          <w:tcPr>
            <w:tcW w:w="1985" w:type="dxa"/>
            <w:tcBorders>
              <w:bottom w:val="single" w:sz="8" w:space="0" w:color="7F7F7F"/>
            </w:tcBorders>
          </w:tcPr>
          <w:p w14:paraId="673FA4A6" w14:textId="05F52662" w:rsidR="00071C10" w:rsidRPr="00FF505E" w:rsidRDefault="00071C10" w:rsidP="00966255">
            <w:pPr>
              <w:rPr>
                <w:b/>
                <w:i w:val="0"/>
                <w:color w:val="132B45"/>
                <w:lang w:val="en-GB"/>
              </w:rPr>
            </w:pPr>
            <w:r w:rsidRPr="00FF505E">
              <w:rPr>
                <w:b/>
                <w:i w:val="0"/>
                <w:color w:val="132B45"/>
                <w:lang w:val="en-GB"/>
              </w:rPr>
              <w:t>Impact</w:t>
            </w:r>
          </w:p>
        </w:tc>
        <w:tc>
          <w:tcPr>
            <w:tcW w:w="1417" w:type="dxa"/>
            <w:tcBorders>
              <w:bottom w:val="single" w:sz="8" w:space="0" w:color="7F7F7F"/>
            </w:tcBorders>
          </w:tcPr>
          <w:p w14:paraId="340A46A7" w14:textId="52FEBA97" w:rsidR="00071C10" w:rsidRPr="00FF505E" w:rsidRDefault="00071C10" w:rsidP="00966255">
            <w:pPr>
              <w:rPr>
                <w:b/>
                <w:i w:val="0"/>
                <w:color w:val="132B45"/>
                <w:lang w:val="en-GB"/>
              </w:rPr>
            </w:pPr>
            <w:r w:rsidRPr="00FF505E">
              <w:rPr>
                <w:b/>
                <w:i w:val="0"/>
                <w:color w:val="132B45"/>
                <w:lang w:val="en-GB"/>
              </w:rPr>
              <w:t>Severity</w:t>
            </w:r>
          </w:p>
        </w:tc>
        <w:tc>
          <w:tcPr>
            <w:tcW w:w="2774" w:type="dxa"/>
            <w:tcBorders>
              <w:bottom w:val="single" w:sz="8" w:space="0" w:color="7F7F7F"/>
            </w:tcBorders>
          </w:tcPr>
          <w:p w14:paraId="2931C163" w14:textId="2E80B9A4" w:rsidR="00071C10" w:rsidRPr="00FF505E" w:rsidRDefault="00071C10" w:rsidP="00966255">
            <w:pPr>
              <w:rPr>
                <w:b/>
                <w:i w:val="0"/>
                <w:color w:val="132B45"/>
                <w:lang w:val="en-GB"/>
              </w:rPr>
            </w:pPr>
            <w:r w:rsidRPr="00FF505E">
              <w:rPr>
                <w:b/>
                <w:i w:val="0"/>
                <w:color w:val="132B45"/>
                <w:lang w:val="en-GB"/>
              </w:rPr>
              <w:t>Mitigation strategies</w:t>
            </w:r>
          </w:p>
        </w:tc>
      </w:tr>
      <w:tr w:rsidR="00071C10" w:rsidRPr="00FF505E" w14:paraId="7B51F699" w14:textId="74D4B2E0" w:rsidTr="00071C10">
        <w:trPr>
          <w:cnfStyle w:val="000000100000" w:firstRow="0" w:lastRow="0" w:firstColumn="0" w:lastColumn="0" w:oddVBand="0" w:evenVBand="0" w:oddHBand="1" w:evenHBand="0" w:firstRowFirstColumn="0" w:firstRowLastColumn="0" w:lastRowFirstColumn="0" w:lastRowLastColumn="0"/>
        </w:trPr>
        <w:tc>
          <w:tcPr>
            <w:tcW w:w="1115" w:type="dxa"/>
            <w:tcBorders>
              <w:top w:val="single" w:sz="8" w:space="0" w:color="7F7F7F"/>
            </w:tcBorders>
          </w:tcPr>
          <w:p w14:paraId="7E400864" w14:textId="11DF2D02" w:rsidR="00071C10" w:rsidRPr="00FF505E" w:rsidRDefault="00071C10" w:rsidP="00071C10">
            <w:pPr>
              <w:rPr>
                <w:b/>
                <w:color w:val="3C886C"/>
                <w:lang w:val="en-GB"/>
              </w:rPr>
            </w:pPr>
            <w:r w:rsidRPr="00FF505E">
              <w:rPr>
                <w:b/>
                <w:color w:val="3C886C"/>
                <w:lang w:val="en-GB"/>
              </w:rPr>
              <w:t>Data loss or corruption</w:t>
            </w:r>
          </w:p>
        </w:tc>
        <w:tc>
          <w:tcPr>
            <w:tcW w:w="1828" w:type="dxa"/>
            <w:tcBorders>
              <w:top w:val="single" w:sz="8" w:space="0" w:color="7F7F7F"/>
            </w:tcBorders>
          </w:tcPr>
          <w:p w14:paraId="798EEE1E" w14:textId="3C49912D" w:rsidR="00071C10" w:rsidRPr="00FF505E" w:rsidRDefault="00071C10" w:rsidP="00071C10">
            <w:pPr>
              <w:rPr>
                <w:lang w:val="en-GB"/>
              </w:rPr>
            </w:pPr>
            <w:r w:rsidRPr="00FF505E">
              <w:rPr>
                <w:lang w:val="en-GB"/>
              </w:rPr>
              <w:t>Medium: Possible to occur (20-50% probability).</w:t>
            </w:r>
          </w:p>
        </w:tc>
        <w:tc>
          <w:tcPr>
            <w:tcW w:w="1985" w:type="dxa"/>
            <w:tcBorders>
              <w:top w:val="single" w:sz="8" w:space="0" w:color="7F7F7F"/>
            </w:tcBorders>
          </w:tcPr>
          <w:p w14:paraId="7CC1B857" w14:textId="6D53385F" w:rsidR="00071C10" w:rsidRPr="00FF505E" w:rsidRDefault="00071C10" w:rsidP="00071C10">
            <w:pPr>
              <w:rPr>
                <w:lang w:val="en-GB"/>
              </w:rPr>
            </w:pPr>
            <w:r w:rsidRPr="00FF505E">
              <w:rPr>
                <w:lang w:val="en-GB"/>
              </w:rPr>
              <w:t>Loss of progress, delays, reduced data quality, increased costs, loss of trust and stakeholder inconvenience</w:t>
            </w:r>
          </w:p>
        </w:tc>
        <w:tc>
          <w:tcPr>
            <w:tcW w:w="1417" w:type="dxa"/>
            <w:tcBorders>
              <w:top w:val="single" w:sz="8" w:space="0" w:color="7F7F7F"/>
            </w:tcBorders>
          </w:tcPr>
          <w:p w14:paraId="434BFE1D" w14:textId="2CA68A3A" w:rsidR="00071C10" w:rsidRPr="00FF505E" w:rsidRDefault="00071C10" w:rsidP="00071C10">
            <w:pPr>
              <w:rPr>
                <w:lang w:val="en-GB"/>
              </w:rPr>
            </w:pPr>
            <w:r w:rsidRPr="00FF505E">
              <w:rPr>
                <w:lang w:val="en-GB"/>
              </w:rPr>
              <w:t>Medium</w:t>
            </w:r>
          </w:p>
        </w:tc>
        <w:tc>
          <w:tcPr>
            <w:tcW w:w="2774" w:type="dxa"/>
            <w:tcBorders>
              <w:top w:val="single" w:sz="8" w:space="0" w:color="7F7F7F"/>
            </w:tcBorders>
          </w:tcPr>
          <w:p w14:paraId="1EDF3942" w14:textId="0C119456" w:rsidR="00071C10" w:rsidRPr="00FF505E" w:rsidRDefault="00071C10" w:rsidP="00071C10">
            <w:pPr>
              <w:rPr>
                <w:lang w:val="en-GB"/>
              </w:rPr>
            </w:pPr>
            <w:r w:rsidRPr="00FF505E">
              <w:rPr>
                <w:lang w:val="en-GB"/>
              </w:rPr>
              <w:t>Creating regular data backups, storing in different locations in case of hardware failure, restricting access to limit who can access, modify, or delete data.</w:t>
            </w:r>
          </w:p>
        </w:tc>
      </w:tr>
      <w:tr w:rsidR="00071C10" w:rsidRPr="00FF505E" w14:paraId="25069ED2" w14:textId="77777777" w:rsidTr="00071C10">
        <w:tc>
          <w:tcPr>
            <w:tcW w:w="1115" w:type="dxa"/>
          </w:tcPr>
          <w:p w14:paraId="721E4926" w14:textId="30B30E1E" w:rsidR="00071C10" w:rsidRPr="00FF505E" w:rsidRDefault="00071C10" w:rsidP="00071C10">
            <w:pPr>
              <w:rPr>
                <w:b/>
                <w:color w:val="3C886C"/>
                <w:lang w:val="en-GB"/>
              </w:rPr>
            </w:pPr>
            <w:r w:rsidRPr="00FF505E">
              <w:rPr>
                <w:b/>
                <w:color w:val="3C886C"/>
                <w:lang w:val="en-GB"/>
              </w:rPr>
              <w:t>Data access and security</w:t>
            </w:r>
          </w:p>
        </w:tc>
        <w:tc>
          <w:tcPr>
            <w:tcW w:w="1828" w:type="dxa"/>
          </w:tcPr>
          <w:p w14:paraId="0EE939B5" w14:textId="6031581C" w:rsidR="00071C10" w:rsidRPr="00FF505E" w:rsidRDefault="00071C10" w:rsidP="00071C10">
            <w:pPr>
              <w:rPr>
                <w:lang w:val="en-GB"/>
              </w:rPr>
            </w:pPr>
            <w:r w:rsidRPr="00FF505E">
              <w:rPr>
                <w:lang w:val="en-GB"/>
              </w:rPr>
              <w:t>Medium: Likely to occur (30-60% probability).</w:t>
            </w:r>
          </w:p>
        </w:tc>
        <w:tc>
          <w:tcPr>
            <w:tcW w:w="1985" w:type="dxa"/>
          </w:tcPr>
          <w:p w14:paraId="245794D2" w14:textId="600E0163" w:rsidR="00071C10" w:rsidRPr="00FF505E" w:rsidRDefault="00071C10" w:rsidP="00071C10">
            <w:pPr>
              <w:rPr>
                <w:lang w:val="en-GB"/>
              </w:rPr>
            </w:pPr>
            <w:r w:rsidRPr="00FF505E">
              <w:rPr>
                <w:lang w:val="en-GB"/>
              </w:rPr>
              <w:t xml:space="preserve">Unauthorized access, data breaches, loss of sensitive or confidential data, </w:t>
            </w:r>
            <w:r w:rsidRPr="00FF505E">
              <w:rPr>
                <w:lang w:val="en-GB"/>
              </w:rPr>
              <w:lastRenderedPageBreak/>
              <w:t>reputational harm.</w:t>
            </w:r>
          </w:p>
        </w:tc>
        <w:tc>
          <w:tcPr>
            <w:tcW w:w="1417" w:type="dxa"/>
          </w:tcPr>
          <w:p w14:paraId="4EF4FB61" w14:textId="14581D4B" w:rsidR="00071C10" w:rsidRPr="00FF505E" w:rsidRDefault="00071C10" w:rsidP="00071C10">
            <w:pPr>
              <w:rPr>
                <w:lang w:val="en-GB"/>
              </w:rPr>
            </w:pPr>
            <w:r w:rsidRPr="00FF505E">
              <w:rPr>
                <w:lang w:val="en-GB"/>
              </w:rPr>
              <w:lastRenderedPageBreak/>
              <w:t>High</w:t>
            </w:r>
          </w:p>
        </w:tc>
        <w:tc>
          <w:tcPr>
            <w:tcW w:w="2774" w:type="dxa"/>
          </w:tcPr>
          <w:p w14:paraId="275C8FD5" w14:textId="5FAD2ADB" w:rsidR="00071C10" w:rsidRPr="00FF505E" w:rsidRDefault="00EE7D4C" w:rsidP="00071C10">
            <w:pPr>
              <w:rPr>
                <w:lang w:val="en-GB"/>
              </w:rPr>
            </w:pPr>
            <w:r>
              <w:rPr>
                <w:lang w:val="en-GB"/>
              </w:rPr>
              <w:t>D</w:t>
            </w:r>
            <w:r w:rsidR="00071C10" w:rsidRPr="00FF505E">
              <w:rPr>
                <w:lang w:val="en-GB"/>
              </w:rPr>
              <w:t>ata anonymization, adherence to GDPR, informed consent, and confidentiality agreements to protect sensitive data.</w:t>
            </w:r>
          </w:p>
        </w:tc>
      </w:tr>
      <w:tr w:rsidR="00071C10" w:rsidRPr="00FF505E" w14:paraId="5B5BC872" w14:textId="77777777" w:rsidTr="00071C10">
        <w:trPr>
          <w:cnfStyle w:val="000000100000" w:firstRow="0" w:lastRow="0" w:firstColumn="0" w:lastColumn="0" w:oddVBand="0" w:evenVBand="0" w:oddHBand="1" w:evenHBand="0" w:firstRowFirstColumn="0" w:firstRowLastColumn="0" w:lastRowFirstColumn="0" w:lastRowLastColumn="0"/>
        </w:trPr>
        <w:tc>
          <w:tcPr>
            <w:tcW w:w="1115" w:type="dxa"/>
          </w:tcPr>
          <w:p w14:paraId="155195BC" w14:textId="289FB090" w:rsidR="00071C10" w:rsidRPr="00FF505E" w:rsidRDefault="00071C10" w:rsidP="00071C10">
            <w:pPr>
              <w:rPr>
                <w:b/>
                <w:color w:val="3C886C"/>
                <w:lang w:val="en-GB"/>
              </w:rPr>
            </w:pPr>
            <w:r w:rsidRPr="00FF505E">
              <w:rPr>
                <w:b/>
                <w:color w:val="3C886C"/>
                <w:lang w:val="en-GB"/>
              </w:rPr>
              <w:t>Compliance with legal and ethical standards</w:t>
            </w:r>
          </w:p>
        </w:tc>
        <w:tc>
          <w:tcPr>
            <w:tcW w:w="1828" w:type="dxa"/>
          </w:tcPr>
          <w:p w14:paraId="75EA1B98" w14:textId="1145583C" w:rsidR="00071C10" w:rsidRPr="00FF505E" w:rsidRDefault="00071C10" w:rsidP="00071C10">
            <w:pPr>
              <w:rPr>
                <w:lang w:val="en-GB"/>
              </w:rPr>
            </w:pPr>
            <w:r w:rsidRPr="00FF505E">
              <w:rPr>
                <w:lang w:val="en-GB"/>
              </w:rPr>
              <w:t>Low: Unlikely to occur (10-20% probability).</w:t>
            </w:r>
          </w:p>
        </w:tc>
        <w:tc>
          <w:tcPr>
            <w:tcW w:w="1985" w:type="dxa"/>
          </w:tcPr>
          <w:p w14:paraId="31318F4E" w14:textId="2C56BA0F" w:rsidR="00071C10" w:rsidRPr="00FF505E" w:rsidRDefault="00071C10" w:rsidP="00071C10">
            <w:pPr>
              <w:rPr>
                <w:lang w:val="en-GB"/>
              </w:rPr>
            </w:pPr>
            <w:r w:rsidRPr="00FF505E">
              <w:rPr>
                <w:lang w:val="en-GB"/>
              </w:rPr>
              <w:t>Fines, reputational damage, project delays, inability to share data across regions.</w:t>
            </w:r>
          </w:p>
        </w:tc>
        <w:tc>
          <w:tcPr>
            <w:tcW w:w="1417" w:type="dxa"/>
          </w:tcPr>
          <w:p w14:paraId="55536B31" w14:textId="162C9723" w:rsidR="00071C10" w:rsidRPr="00FF505E" w:rsidRDefault="00071C10" w:rsidP="00071C10">
            <w:pPr>
              <w:rPr>
                <w:lang w:val="en-GB"/>
              </w:rPr>
            </w:pPr>
            <w:r w:rsidRPr="00FF505E">
              <w:rPr>
                <w:lang w:val="en-GB"/>
              </w:rPr>
              <w:t>High</w:t>
            </w:r>
          </w:p>
        </w:tc>
        <w:tc>
          <w:tcPr>
            <w:tcW w:w="2774" w:type="dxa"/>
          </w:tcPr>
          <w:p w14:paraId="7C44180E" w14:textId="311C3294" w:rsidR="00071C10" w:rsidRPr="00FF505E" w:rsidRDefault="00EE7D4C" w:rsidP="00071C10">
            <w:pPr>
              <w:rPr>
                <w:lang w:val="en-GB"/>
              </w:rPr>
            </w:pPr>
            <w:r>
              <w:rPr>
                <w:lang w:val="en-GB"/>
              </w:rPr>
              <w:t>D</w:t>
            </w:r>
            <w:r w:rsidR="00071C10" w:rsidRPr="00FF505E">
              <w:rPr>
                <w:lang w:val="en-GB"/>
              </w:rPr>
              <w:t>ata anonymization, consulting legal experts, ensuring compliance with GDPR and ethics.</w:t>
            </w:r>
          </w:p>
        </w:tc>
      </w:tr>
      <w:tr w:rsidR="00071C10" w:rsidRPr="00FF505E" w14:paraId="2C044CC2" w14:textId="77777777" w:rsidTr="00071C10">
        <w:tc>
          <w:tcPr>
            <w:tcW w:w="1115" w:type="dxa"/>
          </w:tcPr>
          <w:p w14:paraId="63FC681E" w14:textId="17956764" w:rsidR="00071C10" w:rsidRPr="00FF505E" w:rsidRDefault="00071C10" w:rsidP="00071C10">
            <w:pPr>
              <w:rPr>
                <w:b/>
                <w:color w:val="3C886C"/>
                <w:lang w:val="en-GB"/>
              </w:rPr>
            </w:pPr>
            <w:r w:rsidRPr="00FF505E">
              <w:rPr>
                <w:b/>
                <w:color w:val="3C886C"/>
                <w:lang w:val="en-GB"/>
              </w:rPr>
              <w:t>Data quality issues</w:t>
            </w:r>
          </w:p>
        </w:tc>
        <w:tc>
          <w:tcPr>
            <w:tcW w:w="1828" w:type="dxa"/>
          </w:tcPr>
          <w:p w14:paraId="65333FC2" w14:textId="59AC1D80" w:rsidR="00071C10" w:rsidRPr="00FF505E" w:rsidRDefault="00071C10" w:rsidP="00071C10">
            <w:pPr>
              <w:rPr>
                <w:lang w:val="en-GB"/>
              </w:rPr>
            </w:pPr>
            <w:r w:rsidRPr="00FF505E">
              <w:rPr>
                <w:lang w:val="en-GB"/>
              </w:rPr>
              <w:t>Medium: Possible to occur (20-50% probability).</w:t>
            </w:r>
          </w:p>
        </w:tc>
        <w:tc>
          <w:tcPr>
            <w:tcW w:w="1985" w:type="dxa"/>
          </w:tcPr>
          <w:p w14:paraId="7A21E5CA" w14:textId="3AF49DDA" w:rsidR="00071C10" w:rsidRPr="00FF505E" w:rsidRDefault="00071C10" w:rsidP="00071C10">
            <w:pPr>
              <w:rPr>
                <w:lang w:val="en-GB"/>
              </w:rPr>
            </w:pPr>
            <w:r w:rsidRPr="00FF505E">
              <w:rPr>
                <w:lang w:val="en-GB"/>
              </w:rPr>
              <w:t>Inaccurate analyses, misinformed decisions, reduced project credibility, additional resource costs.</w:t>
            </w:r>
          </w:p>
        </w:tc>
        <w:tc>
          <w:tcPr>
            <w:tcW w:w="1417" w:type="dxa"/>
          </w:tcPr>
          <w:p w14:paraId="0179814E" w14:textId="555892AE" w:rsidR="00071C10" w:rsidRPr="00FF505E" w:rsidRDefault="00071C10" w:rsidP="00071C10">
            <w:pPr>
              <w:rPr>
                <w:lang w:val="en-GB"/>
              </w:rPr>
            </w:pPr>
            <w:r w:rsidRPr="00FF505E">
              <w:rPr>
                <w:lang w:val="en-GB"/>
              </w:rPr>
              <w:t>Medium</w:t>
            </w:r>
          </w:p>
        </w:tc>
        <w:tc>
          <w:tcPr>
            <w:tcW w:w="2774" w:type="dxa"/>
          </w:tcPr>
          <w:p w14:paraId="2D6237D2" w14:textId="0E9B7E57" w:rsidR="00071C10" w:rsidRPr="00FF505E" w:rsidRDefault="00071C10" w:rsidP="00071C10">
            <w:pPr>
              <w:rPr>
                <w:lang w:val="en-GB"/>
              </w:rPr>
            </w:pPr>
            <w:r w:rsidRPr="00FF505E">
              <w:rPr>
                <w:lang w:val="en-GB"/>
              </w:rPr>
              <w:t>Defining quality criteria (accuracy, completeness, timeliness, and consistency), using standardized templates, enforcing data collection protocols, metadata</w:t>
            </w:r>
            <w:r w:rsidR="00EE7D4C">
              <w:rPr>
                <w:lang w:val="en-GB"/>
              </w:rPr>
              <w:t>, quality review of the deliverables</w:t>
            </w:r>
            <w:r w:rsidRPr="00FF505E">
              <w:rPr>
                <w:lang w:val="en-GB"/>
              </w:rPr>
              <w:t>.</w:t>
            </w:r>
          </w:p>
        </w:tc>
      </w:tr>
      <w:tr w:rsidR="00071C10" w:rsidRPr="00FF505E" w14:paraId="35E38006" w14:textId="77777777" w:rsidTr="00071C10">
        <w:trPr>
          <w:cnfStyle w:val="000000100000" w:firstRow="0" w:lastRow="0" w:firstColumn="0" w:lastColumn="0" w:oddVBand="0" w:evenVBand="0" w:oddHBand="1" w:evenHBand="0" w:firstRowFirstColumn="0" w:firstRowLastColumn="0" w:lastRowFirstColumn="0" w:lastRowLastColumn="0"/>
        </w:trPr>
        <w:tc>
          <w:tcPr>
            <w:tcW w:w="1115" w:type="dxa"/>
          </w:tcPr>
          <w:p w14:paraId="21DB3BCD" w14:textId="39374289" w:rsidR="00071C10" w:rsidRPr="00FF505E" w:rsidRDefault="00071C10" w:rsidP="00071C10">
            <w:pPr>
              <w:rPr>
                <w:b/>
                <w:color w:val="3C886C"/>
                <w:lang w:val="en-GB"/>
              </w:rPr>
            </w:pPr>
            <w:r w:rsidRPr="00FF505E">
              <w:rPr>
                <w:b/>
                <w:color w:val="3C886C"/>
                <w:lang w:val="en-GB"/>
              </w:rPr>
              <w:t>Data availability</w:t>
            </w:r>
          </w:p>
        </w:tc>
        <w:tc>
          <w:tcPr>
            <w:tcW w:w="1828" w:type="dxa"/>
          </w:tcPr>
          <w:p w14:paraId="7291EEA7" w14:textId="1800517F" w:rsidR="00071C10" w:rsidRPr="00FF505E" w:rsidRDefault="00071C10" w:rsidP="00071C10">
            <w:pPr>
              <w:rPr>
                <w:lang w:val="en-GB"/>
              </w:rPr>
            </w:pPr>
            <w:r w:rsidRPr="00FF505E">
              <w:rPr>
                <w:lang w:val="en-GB"/>
              </w:rPr>
              <w:t>Medium: Likely to occur (30-60% probability).</w:t>
            </w:r>
          </w:p>
        </w:tc>
        <w:tc>
          <w:tcPr>
            <w:tcW w:w="1985" w:type="dxa"/>
          </w:tcPr>
          <w:p w14:paraId="637D6BEF" w14:textId="5F4332CD" w:rsidR="00071C10" w:rsidRPr="00FF505E" w:rsidRDefault="00071C10" w:rsidP="00071C10">
            <w:pPr>
              <w:rPr>
                <w:lang w:val="en-GB"/>
              </w:rPr>
            </w:pPr>
            <w:r w:rsidRPr="00FF505E">
              <w:rPr>
                <w:lang w:val="en-GB"/>
              </w:rPr>
              <w:t>Loss of access to important datasets, inability to reproduce research results, or future use limitations.</w:t>
            </w:r>
          </w:p>
        </w:tc>
        <w:tc>
          <w:tcPr>
            <w:tcW w:w="1417" w:type="dxa"/>
          </w:tcPr>
          <w:p w14:paraId="5DA2A5FC" w14:textId="3000CF1F" w:rsidR="00071C10" w:rsidRPr="00FF505E" w:rsidRDefault="00071C10" w:rsidP="00071C10">
            <w:pPr>
              <w:rPr>
                <w:lang w:val="en-GB"/>
              </w:rPr>
            </w:pPr>
            <w:r w:rsidRPr="00FF505E">
              <w:rPr>
                <w:lang w:val="en-GB"/>
              </w:rPr>
              <w:t>Medium</w:t>
            </w:r>
          </w:p>
        </w:tc>
        <w:tc>
          <w:tcPr>
            <w:tcW w:w="2774" w:type="dxa"/>
          </w:tcPr>
          <w:p w14:paraId="43C69F8B" w14:textId="2A169A46" w:rsidR="00071C10" w:rsidRPr="00FF505E" w:rsidRDefault="00071C10" w:rsidP="00071C10">
            <w:pPr>
              <w:rPr>
                <w:lang w:val="en-GB"/>
              </w:rPr>
            </w:pPr>
            <w:r w:rsidRPr="00FF505E">
              <w:rPr>
                <w:lang w:val="en-GB"/>
              </w:rPr>
              <w:t>Using trusted repositories, ensuring data redundancy by saving in multiple formats, and applying persistent identifiers to ensure long-term discoverability.</w:t>
            </w:r>
          </w:p>
        </w:tc>
      </w:tr>
    </w:tbl>
    <w:p w14:paraId="476EFBD2" w14:textId="77777777" w:rsidR="00071C10" w:rsidRPr="00FF505E" w:rsidRDefault="00071C10" w:rsidP="00071C10">
      <w:pPr>
        <w:rPr>
          <w:lang w:val="en-GB"/>
        </w:rPr>
      </w:pPr>
    </w:p>
    <w:p w14:paraId="00000106" w14:textId="77777777" w:rsidR="00F96074" w:rsidRPr="00FF505E" w:rsidRDefault="00F96074">
      <w:pPr>
        <w:rPr>
          <w:lang w:val="en-GB"/>
        </w:rPr>
      </w:pPr>
    </w:p>
    <w:p w14:paraId="00000107" w14:textId="77777777" w:rsidR="00F96074" w:rsidRPr="00FF505E" w:rsidRDefault="00F96074">
      <w:pPr>
        <w:rPr>
          <w:lang w:val="en-GB"/>
        </w:rPr>
      </w:pPr>
    </w:p>
    <w:p w14:paraId="0000010C" w14:textId="77777777" w:rsidR="00F96074" w:rsidRPr="00FF505E" w:rsidRDefault="00F96074">
      <w:pPr>
        <w:rPr>
          <w:lang w:val="en-GB"/>
        </w:rPr>
      </w:pPr>
    </w:p>
    <w:p w14:paraId="0000011C" w14:textId="77777777" w:rsidR="00F96074" w:rsidRPr="00FF505E" w:rsidRDefault="00F61275">
      <w:pPr>
        <w:rPr>
          <w:lang w:val="en-GB"/>
        </w:rPr>
      </w:pPr>
      <w:r w:rsidRPr="00FF505E">
        <w:rPr>
          <w:noProof/>
          <w:lang w:val="en-GB"/>
        </w:rPr>
        <w:lastRenderedPageBreak/>
        <w:drawing>
          <wp:anchor distT="0" distB="0" distL="114300" distR="114300" simplePos="0" relativeHeight="251658241" behindDoc="0" locked="0" layoutInCell="1" hidden="0" allowOverlap="1" wp14:anchorId="69566B91" wp14:editId="33698367">
            <wp:simplePos x="0" y="0"/>
            <wp:positionH relativeFrom="column">
              <wp:posOffset>330484</wp:posOffset>
            </wp:positionH>
            <wp:positionV relativeFrom="paragraph">
              <wp:posOffset>122906</wp:posOffset>
            </wp:positionV>
            <wp:extent cx="5006975" cy="1866900"/>
            <wp:effectExtent l="0" t="0" r="0" b="0"/>
            <wp:wrapSquare wrapText="bothSides" distT="0" distB="0" distL="114300" distR="114300"/>
            <wp:docPr id="19720508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06975" cy="1866900"/>
                    </a:xfrm>
                    <a:prstGeom prst="rect">
                      <a:avLst/>
                    </a:prstGeom>
                    <a:ln/>
                  </pic:spPr>
                </pic:pic>
              </a:graphicData>
            </a:graphic>
          </wp:anchor>
        </w:drawing>
      </w:r>
    </w:p>
    <w:p w14:paraId="0000011D" w14:textId="77777777" w:rsidR="00F96074" w:rsidRPr="00FF505E" w:rsidRDefault="00F96074">
      <w:pPr>
        <w:pBdr>
          <w:top w:val="nil"/>
          <w:left w:val="nil"/>
          <w:bottom w:val="nil"/>
          <w:right w:val="nil"/>
          <w:between w:val="nil"/>
        </w:pBdr>
        <w:rPr>
          <w:rFonts w:ascii="Times New Roman" w:eastAsia="Times New Roman" w:hAnsi="Times New Roman" w:cs="Times New Roman"/>
          <w:color w:val="000000"/>
          <w:lang w:val="en-GB"/>
        </w:rPr>
      </w:pPr>
    </w:p>
    <w:p w14:paraId="0000011E" w14:textId="77777777" w:rsidR="00F96074" w:rsidRPr="00FF505E" w:rsidRDefault="00F96074">
      <w:pPr>
        <w:pBdr>
          <w:top w:val="nil"/>
          <w:left w:val="nil"/>
          <w:bottom w:val="nil"/>
          <w:right w:val="nil"/>
          <w:between w:val="nil"/>
        </w:pBdr>
        <w:rPr>
          <w:rFonts w:ascii="Times New Roman" w:eastAsia="Times New Roman" w:hAnsi="Times New Roman" w:cs="Times New Roman"/>
          <w:color w:val="000000"/>
          <w:lang w:val="en-GB"/>
        </w:rPr>
      </w:pPr>
    </w:p>
    <w:p w14:paraId="0000011F" w14:textId="77777777" w:rsidR="00F96074" w:rsidRPr="00FF505E" w:rsidRDefault="00F96074">
      <w:pPr>
        <w:rPr>
          <w:lang w:val="en-GB"/>
        </w:rPr>
      </w:pPr>
    </w:p>
    <w:p w14:paraId="00000120" w14:textId="77777777" w:rsidR="00F96074" w:rsidRPr="00FF505E" w:rsidRDefault="00F96074">
      <w:pPr>
        <w:rPr>
          <w:lang w:val="en-GB"/>
        </w:rPr>
      </w:pPr>
    </w:p>
    <w:p w14:paraId="00000121" w14:textId="77777777" w:rsidR="00F96074" w:rsidRPr="00FF505E" w:rsidRDefault="00F96074">
      <w:pPr>
        <w:rPr>
          <w:lang w:val="en-GB"/>
        </w:rPr>
      </w:pPr>
    </w:p>
    <w:p w14:paraId="00000122" w14:textId="77777777" w:rsidR="00F96074" w:rsidRPr="00FF505E" w:rsidRDefault="00F96074">
      <w:pPr>
        <w:rPr>
          <w:lang w:val="en-GB"/>
        </w:rPr>
      </w:pPr>
    </w:p>
    <w:p w14:paraId="00000123" w14:textId="77777777" w:rsidR="00F96074" w:rsidRPr="00FF505E" w:rsidRDefault="00F96074">
      <w:pPr>
        <w:rPr>
          <w:lang w:val="en-GB"/>
        </w:rPr>
      </w:pPr>
    </w:p>
    <w:p w14:paraId="00000124" w14:textId="77777777" w:rsidR="00F96074" w:rsidRPr="00FF505E" w:rsidRDefault="00F96074">
      <w:pPr>
        <w:rPr>
          <w:lang w:val="en-GB"/>
        </w:rPr>
      </w:pPr>
    </w:p>
    <w:p w14:paraId="00000125" w14:textId="77777777" w:rsidR="00F96074" w:rsidRPr="00FF505E" w:rsidRDefault="00F96074">
      <w:pPr>
        <w:rPr>
          <w:lang w:val="en-GB"/>
        </w:rPr>
      </w:pPr>
    </w:p>
    <w:p w14:paraId="00000126" w14:textId="77777777" w:rsidR="00F96074" w:rsidRPr="00FF505E" w:rsidRDefault="00F61275">
      <w:pPr>
        <w:rPr>
          <w:lang w:val="en-GB"/>
        </w:rPr>
      </w:pPr>
      <w:r w:rsidRPr="00FF505E">
        <w:rPr>
          <w:lang w:val="en-GB"/>
        </w:rPr>
        <w:tab/>
      </w:r>
    </w:p>
    <w:p w14:paraId="00000127" w14:textId="77777777" w:rsidR="00F96074" w:rsidRPr="00FF505E" w:rsidRDefault="00000000">
      <w:pPr>
        <w:jc w:val="center"/>
        <w:rPr>
          <w:color w:val="3C886C"/>
          <w:u w:val="single"/>
          <w:lang w:val="en-GB"/>
        </w:rPr>
      </w:pPr>
      <w:hyperlink r:id="rId18">
        <w:r w:rsidR="00F96074" w:rsidRPr="00FF505E">
          <w:rPr>
            <w:color w:val="3C886C"/>
            <w:u w:val="single"/>
            <w:lang w:val="en-GB"/>
          </w:rPr>
          <w:t>https://www.indicatedata.com/</w:t>
        </w:r>
      </w:hyperlink>
    </w:p>
    <w:p w14:paraId="6C230843" w14:textId="77777777" w:rsidR="00056A9C" w:rsidRPr="00FF505E" w:rsidRDefault="00056A9C">
      <w:pPr>
        <w:jc w:val="center"/>
        <w:rPr>
          <w:color w:val="3C886C"/>
          <w:u w:val="single"/>
          <w:lang w:val="en-GB"/>
        </w:rPr>
      </w:pPr>
    </w:p>
    <w:p w14:paraId="01BD258B" w14:textId="134C9E6F" w:rsidR="00315EE5" w:rsidRPr="00FF505E" w:rsidRDefault="00315EE5" w:rsidP="00056A9C">
      <w:pPr>
        <w:pStyle w:val="Heading1"/>
        <w:numPr>
          <w:ilvl w:val="0"/>
          <w:numId w:val="0"/>
        </w:numPr>
        <w:rPr>
          <w:lang w:val="en-GB"/>
        </w:rPr>
      </w:pPr>
      <w:bookmarkStart w:id="83" w:name="_Ref187830160"/>
      <w:bookmarkStart w:id="84" w:name="_Toc187837075"/>
      <w:bookmarkStart w:id="85" w:name="_Ref187824527"/>
      <w:bookmarkStart w:id="86" w:name="_Ref187829119"/>
    </w:p>
    <w:p w14:paraId="58DCF25B" w14:textId="77777777" w:rsidR="00315EE5" w:rsidRPr="00FF505E" w:rsidRDefault="00315EE5" w:rsidP="00056A9C">
      <w:pPr>
        <w:pStyle w:val="Heading1"/>
        <w:numPr>
          <w:ilvl w:val="0"/>
          <w:numId w:val="0"/>
        </w:numPr>
        <w:rPr>
          <w:lang w:val="en-GB"/>
        </w:rPr>
      </w:pPr>
      <w:r w:rsidRPr="00FF505E">
        <w:rPr>
          <w:lang w:val="en-GB"/>
        </w:rPr>
        <w:br w:type="page"/>
      </w:r>
    </w:p>
    <w:p w14:paraId="314C75FE" w14:textId="6895E0C6" w:rsidR="00056A9C" w:rsidRPr="00FF505E" w:rsidRDefault="00056A9C" w:rsidP="00056A9C">
      <w:pPr>
        <w:pStyle w:val="Heading1"/>
        <w:numPr>
          <w:ilvl w:val="0"/>
          <w:numId w:val="0"/>
        </w:numPr>
        <w:rPr>
          <w:lang w:val="en-GB"/>
        </w:rPr>
      </w:pPr>
      <w:bookmarkStart w:id="87" w:name="_Toc189577804"/>
      <w:r w:rsidRPr="00FF505E">
        <w:rPr>
          <w:lang w:val="en-GB"/>
        </w:rPr>
        <w:lastRenderedPageBreak/>
        <w:t>Appendix 1: List of Key Metadata Information</w:t>
      </w:r>
      <w:bookmarkEnd w:id="83"/>
      <w:bookmarkEnd w:id="84"/>
      <w:bookmarkEnd w:id="87"/>
    </w:p>
    <w:p w14:paraId="5D574F63" w14:textId="77777777" w:rsidR="00056A9C" w:rsidRPr="00FF505E" w:rsidRDefault="00056A9C" w:rsidP="00056A9C">
      <w:pPr>
        <w:rPr>
          <w:lang w:val="en-GB"/>
        </w:rPr>
      </w:pPr>
      <w:r w:rsidRPr="00FF505E">
        <w:rPr>
          <w:rStyle w:val="Strong"/>
          <w:lang w:val="en-GB"/>
        </w:rPr>
        <w:t>1. General Information</w:t>
      </w:r>
    </w:p>
    <w:p w14:paraId="798D790E" w14:textId="77777777" w:rsidR="00056A9C" w:rsidRPr="00FF505E" w:rsidRDefault="00056A9C" w:rsidP="00056A9C">
      <w:pPr>
        <w:pStyle w:val="ListParagraph"/>
        <w:numPr>
          <w:ilvl w:val="0"/>
          <w:numId w:val="18"/>
        </w:numPr>
        <w:tabs>
          <w:tab w:val="right" w:pos="12000"/>
        </w:tabs>
        <w:spacing w:before="0" w:after="0" w:line="276" w:lineRule="auto"/>
        <w:jc w:val="both"/>
        <w:rPr>
          <w:lang w:val="en-GB"/>
        </w:rPr>
      </w:pPr>
      <w:r w:rsidRPr="00FF505E">
        <w:rPr>
          <w:rStyle w:val="Strong"/>
          <w:lang w:val="en-GB"/>
        </w:rPr>
        <w:t>Title</w:t>
      </w:r>
      <w:r w:rsidRPr="00FF505E">
        <w:rPr>
          <w:lang w:val="en-GB"/>
        </w:rPr>
        <w:t>: A clear and descriptive title for the dataset or resource.</w:t>
      </w:r>
    </w:p>
    <w:p w14:paraId="436A0419" w14:textId="77777777" w:rsidR="00056A9C" w:rsidRPr="00FF505E" w:rsidRDefault="00056A9C" w:rsidP="00056A9C">
      <w:pPr>
        <w:pStyle w:val="ListParagraph"/>
        <w:numPr>
          <w:ilvl w:val="0"/>
          <w:numId w:val="18"/>
        </w:numPr>
        <w:tabs>
          <w:tab w:val="right" w:pos="12000"/>
        </w:tabs>
        <w:spacing w:before="0" w:after="0" w:line="276" w:lineRule="auto"/>
        <w:jc w:val="both"/>
        <w:rPr>
          <w:lang w:val="en-GB"/>
        </w:rPr>
      </w:pPr>
      <w:r w:rsidRPr="00FF505E">
        <w:rPr>
          <w:rStyle w:val="Strong"/>
          <w:lang w:val="en-GB"/>
        </w:rPr>
        <w:t>Creator/Author</w:t>
      </w:r>
      <w:r w:rsidRPr="00FF505E">
        <w:rPr>
          <w:lang w:val="en-GB"/>
        </w:rPr>
        <w:t>: Names of individuals or organizations responsible for creating the data.</w:t>
      </w:r>
    </w:p>
    <w:p w14:paraId="552C1038" w14:textId="77777777" w:rsidR="00056A9C" w:rsidRPr="00FF505E" w:rsidRDefault="00056A9C" w:rsidP="00056A9C">
      <w:pPr>
        <w:pStyle w:val="ListParagraph"/>
        <w:numPr>
          <w:ilvl w:val="0"/>
          <w:numId w:val="18"/>
        </w:numPr>
        <w:tabs>
          <w:tab w:val="right" w:pos="12000"/>
        </w:tabs>
        <w:spacing w:before="0" w:after="0" w:line="276" w:lineRule="auto"/>
        <w:jc w:val="both"/>
        <w:rPr>
          <w:lang w:val="en-GB"/>
        </w:rPr>
      </w:pPr>
      <w:r w:rsidRPr="00FF505E">
        <w:rPr>
          <w:rStyle w:val="Strong"/>
          <w:lang w:val="en-GB"/>
        </w:rPr>
        <w:t>Contributor(s)</w:t>
      </w:r>
      <w:r w:rsidRPr="00FF505E">
        <w:rPr>
          <w:lang w:val="en-GB"/>
        </w:rPr>
        <w:t>: Additional individuals or entities that contributed to the dataset.</w:t>
      </w:r>
    </w:p>
    <w:p w14:paraId="167705B8" w14:textId="77777777" w:rsidR="00056A9C" w:rsidRPr="00FF505E" w:rsidRDefault="00056A9C" w:rsidP="00056A9C">
      <w:pPr>
        <w:pStyle w:val="ListParagraph"/>
        <w:numPr>
          <w:ilvl w:val="0"/>
          <w:numId w:val="18"/>
        </w:numPr>
        <w:tabs>
          <w:tab w:val="right" w:pos="12000"/>
        </w:tabs>
        <w:spacing w:before="0" w:after="0" w:line="276" w:lineRule="auto"/>
        <w:jc w:val="both"/>
        <w:rPr>
          <w:lang w:val="en-GB"/>
        </w:rPr>
      </w:pPr>
      <w:r w:rsidRPr="00FF505E">
        <w:rPr>
          <w:rStyle w:val="Strong"/>
          <w:lang w:val="en-GB"/>
        </w:rPr>
        <w:t>Identifier</w:t>
      </w:r>
      <w:r w:rsidRPr="00FF505E">
        <w:rPr>
          <w:lang w:val="en-GB"/>
        </w:rPr>
        <w:t>: Persistent identifiers like DOI, ORCID, or other unique references.</w:t>
      </w:r>
    </w:p>
    <w:p w14:paraId="6F23215B" w14:textId="77777777" w:rsidR="00056A9C" w:rsidRPr="00FF505E" w:rsidRDefault="00056A9C" w:rsidP="00056A9C">
      <w:pPr>
        <w:rPr>
          <w:lang w:val="en-GB"/>
        </w:rPr>
      </w:pPr>
      <w:r w:rsidRPr="00FF505E">
        <w:rPr>
          <w:rStyle w:val="Strong"/>
          <w:lang w:val="en-GB"/>
        </w:rPr>
        <w:t>2. Content Description</w:t>
      </w:r>
    </w:p>
    <w:p w14:paraId="31C3A522" w14:textId="77777777" w:rsidR="00056A9C" w:rsidRPr="00FF505E" w:rsidRDefault="00056A9C" w:rsidP="00056A9C">
      <w:pPr>
        <w:pStyle w:val="ListParagraph"/>
        <w:numPr>
          <w:ilvl w:val="0"/>
          <w:numId w:val="19"/>
        </w:numPr>
        <w:tabs>
          <w:tab w:val="right" w:pos="12000"/>
        </w:tabs>
        <w:spacing w:before="0" w:after="0" w:line="276" w:lineRule="auto"/>
        <w:jc w:val="both"/>
        <w:rPr>
          <w:lang w:val="en-GB"/>
        </w:rPr>
      </w:pPr>
      <w:r w:rsidRPr="00FF505E">
        <w:rPr>
          <w:rStyle w:val="Strong"/>
          <w:lang w:val="en-GB"/>
        </w:rPr>
        <w:t>Abstract or Summary</w:t>
      </w:r>
      <w:r w:rsidRPr="00FF505E">
        <w:rPr>
          <w:lang w:val="en-GB"/>
        </w:rPr>
        <w:t>: A brief overview of what the data represents.</w:t>
      </w:r>
    </w:p>
    <w:p w14:paraId="39A2D39B" w14:textId="77777777" w:rsidR="00056A9C" w:rsidRPr="00FF505E" w:rsidRDefault="00056A9C" w:rsidP="00056A9C">
      <w:pPr>
        <w:pStyle w:val="ListParagraph"/>
        <w:numPr>
          <w:ilvl w:val="0"/>
          <w:numId w:val="19"/>
        </w:numPr>
        <w:tabs>
          <w:tab w:val="right" w:pos="12000"/>
        </w:tabs>
        <w:spacing w:before="0" w:after="0" w:line="276" w:lineRule="auto"/>
        <w:jc w:val="both"/>
        <w:rPr>
          <w:lang w:val="en-GB"/>
        </w:rPr>
      </w:pPr>
      <w:r w:rsidRPr="00FF505E">
        <w:rPr>
          <w:rStyle w:val="Strong"/>
          <w:lang w:val="en-GB"/>
        </w:rPr>
        <w:t>Keywords/Tags</w:t>
      </w:r>
      <w:r w:rsidRPr="00FF505E">
        <w:rPr>
          <w:lang w:val="en-GB"/>
        </w:rPr>
        <w:t>: Relevant terms or phrases to aid discoverability.</w:t>
      </w:r>
    </w:p>
    <w:p w14:paraId="369CBB60" w14:textId="77777777" w:rsidR="00056A9C" w:rsidRPr="00FF505E" w:rsidRDefault="00056A9C" w:rsidP="00056A9C">
      <w:pPr>
        <w:pStyle w:val="ListParagraph"/>
        <w:numPr>
          <w:ilvl w:val="0"/>
          <w:numId w:val="19"/>
        </w:numPr>
        <w:tabs>
          <w:tab w:val="right" w:pos="12000"/>
        </w:tabs>
        <w:spacing w:before="0" w:after="0" w:line="276" w:lineRule="auto"/>
        <w:jc w:val="both"/>
        <w:rPr>
          <w:lang w:val="en-GB"/>
        </w:rPr>
      </w:pPr>
      <w:r w:rsidRPr="00FF505E">
        <w:rPr>
          <w:rStyle w:val="Strong"/>
          <w:lang w:val="en-GB"/>
        </w:rPr>
        <w:t>Discipline/Domain</w:t>
      </w:r>
      <w:r w:rsidRPr="00FF505E">
        <w:rPr>
          <w:lang w:val="en-GB"/>
        </w:rPr>
        <w:t>: The field or area of study the data pertains to.</w:t>
      </w:r>
    </w:p>
    <w:p w14:paraId="35CD1217" w14:textId="77777777" w:rsidR="00056A9C" w:rsidRPr="00FF505E" w:rsidRDefault="00056A9C" w:rsidP="00056A9C">
      <w:pPr>
        <w:rPr>
          <w:lang w:val="en-GB"/>
        </w:rPr>
      </w:pPr>
      <w:r w:rsidRPr="00FF505E">
        <w:rPr>
          <w:rStyle w:val="Strong"/>
          <w:lang w:val="en-GB"/>
        </w:rPr>
        <w:t>3. Technical Details</w:t>
      </w:r>
    </w:p>
    <w:p w14:paraId="173BC962" w14:textId="77777777" w:rsidR="00056A9C" w:rsidRPr="00FF505E" w:rsidRDefault="00056A9C" w:rsidP="00056A9C">
      <w:pPr>
        <w:pStyle w:val="ListParagraph"/>
        <w:numPr>
          <w:ilvl w:val="0"/>
          <w:numId w:val="20"/>
        </w:numPr>
        <w:tabs>
          <w:tab w:val="right" w:pos="12000"/>
        </w:tabs>
        <w:spacing w:before="0" w:after="0" w:line="276" w:lineRule="auto"/>
        <w:jc w:val="both"/>
        <w:rPr>
          <w:lang w:val="en-GB"/>
        </w:rPr>
      </w:pPr>
      <w:r w:rsidRPr="00FF505E">
        <w:rPr>
          <w:rStyle w:val="Strong"/>
          <w:lang w:val="en-GB"/>
        </w:rPr>
        <w:t>File Format</w:t>
      </w:r>
      <w:r w:rsidRPr="00FF505E">
        <w:rPr>
          <w:lang w:val="en-GB"/>
        </w:rPr>
        <w:t>: Types of files included (e.g., CSV, JSON, PDF).</w:t>
      </w:r>
    </w:p>
    <w:p w14:paraId="6BA983F3" w14:textId="77777777" w:rsidR="00056A9C" w:rsidRPr="00FF505E" w:rsidRDefault="00056A9C" w:rsidP="00056A9C">
      <w:pPr>
        <w:pStyle w:val="ListParagraph"/>
        <w:numPr>
          <w:ilvl w:val="0"/>
          <w:numId w:val="20"/>
        </w:numPr>
        <w:tabs>
          <w:tab w:val="right" w:pos="12000"/>
        </w:tabs>
        <w:spacing w:before="0" w:after="0" w:line="276" w:lineRule="auto"/>
        <w:jc w:val="both"/>
        <w:rPr>
          <w:lang w:val="en-GB"/>
        </w:rPr>
      </w:pPr>
      <w:r w:rsidRPr="00FF505E">
        <w:rPr>
          <w:rStyle w:val="Strong"/>
          <w:lang w:val="en-GB"/>
        </w:rPr>
        <w:t>Size</w:t>
      </w:r>
      <w:r w:rsidRPr="00FF505E">
        <w:rPr>
          <w:lang w:val="en-GB"/>
        </w:rPr>
        <w:t>: Total size of the dataset.</w:t>
      </w:r>
    </w:p>
    <w:p w14:paraId="6137E8D4" w14:textId="77777777" w:rsidR="00056A9C" w:rsidRPr="00FF505E" w:rsidRDefault="00056A9C" w:rsidP="00056A9C">
      <w:pPr>
        <w:pStyle w:val="ListParagraph"/>
        <w:numPr>
          <w:ilvl w:val="0"/>
          <w:numId w:val="20"/>
        </w:numPr>
        <w:tabs>
          <w:tab w:val="right" w:pos="12000"/>
        </w:tabs>
        <w:spacing w:before="0" w:after="0" w:line="276" w:lineRule="auto"/>
        <w:jc w:val="both"/>
        <w:rPr>
          <w:lang w:val="en-GB"/>
        </w:rPr>
      </w:pPr>
      <w:r w:rsidRPr="00FF505E">
        <w:rPr>
          <w:rStyle w:val="Strong"/>
          <w:lang w:val="en-GB"/>
        </w:rPr>
        <w:t>Software/Tools Needed</w:t>
      </w:r>
      <w:r w:rsidRPr="00FF505E">
        <w:rPr>
          <w:lang w:val="en-GB"/>
        </w:rPr>
        <w:t xml:space="preserve">: Tools or software required to use or </w:t>
      </w:r>
      <w:proofErr w:type="spellStart"/>
      <w:r w:rsidRPr="00FF505E">
        <w:rPr>
          <w:lang w:val="en-GB"/>
        </w:rPr>
        <w:t>analyze</w:t>
      </w:r>
      <w:proofErr w:type="spellEnd"/>
      <w:r w:rsidRPr="00FF505E">
        <w:rPr>
          <w:lang w:val="en-GB"/>
        </w:rPr>
        <w:t xml:space="preserve"> the data.</w:t>
      </w:r>
    </w:p>
    <w:p w14:paraId="38EBE80E" w14:textId="77777777" w:rsidR="00056A9C" w:rsidRPr="00FF505E" w:rsidRDefault="00056A9C" w:rsidP="00056A9C">
      <w:pPr>
        <w:rPr>
          <w:lang w:val="en-GB"/>
        </w:rPr>
      </w:pPr>
      <w:r w:rsidRPr="00FF505E">
        <w:rPr>
          <w:rStyle w:val="Strong"/>
          <w:lang w:val="en-GB"/>
        </w:rPr>
        <w:t>4. Data Context</w:t>
      </w:r>
    </w:p>
    <w:p w14:paraId="4D322F29" w14:textId="77777777" w:rsidR="00056A9C" w:rsidRPr="00FF505E" w:rsidRDefault="00056A9C" w:rsidP="00056A9C">
      <w:pPr>
        <w:pStyle w:val="ListParagraph"/>
        <w:numPr>
          <w:ilvl w:val="0"/>
          <w:numId w:val="21"/>
        </w:numPr>
        <w:tabs>
          <w:tab w:val="right" w:pos="12000"/>
        </w:tabs>
        <w:spacing w:before="0" w:after="0" w:line="276" w:lineRule="auto"/>
        <w:jc w:val="both"/>
        <w:rPr>
          <w:lang w:val="en-GB"/>
        </w:rPr>
      </w:pPr>
      <w:r w:rsidRPr="00FF505E">
        <w:rPr>
          <w:rStyle w:val="Strong"/>
          <w:lang w:val="en-GB"/>
        </w:rPr>
        <w:t>Date of Creation</w:t>
      </w:r>
      <w:r w:rsidRPr="00FF505E">
        <w:rPr>
          <w:lang w:val="en-GB"/>
        </w:rPr>
        <w:t>: When the dataset was created.</w:t>
      </w:r>
    </w:p>
    <w:p w14:paraId="19481C14" w14:textId="77777777" w:rsidR="00056A9C" w:rsidRPr="00FF505E" w:rsidRDefault="00056A9C" w:rsidP="00056A9C">
      <w:pPr>
        <w:pStyle w:val="ListParagraph"/>
        <w:numPr>
          <w:ilvl w:val="0"/>
          <w:numId w:val="21"/>
        </w:numPr>
        <w:tabs>
          <w:tab w:val="right" w:pos="12000"/>
        </w:tabs>
        <w:spacing w:before="0" w:after="0" w:line="276" w:lineRule="auto"/>
        <w:jc w:val="both"/>
        <w:rPr>
          <w:lang w:val="en-GB"/>
        </w:rPr>
      </w:pPr>
      <w:r w:rsidRPr="00FF505E">
        <w:rPr>
          <w:rStyle w:val="Strong"/>
          <w:lang w:val="en-GB"/>
        </w:rPr>
        <w:t>Version</w:t>
      </w:r>
      <w:r w:rsidRPr="00FF505E">
        <w:rPr>
          <w:lang w:val="en-GB"/>
        </w:rPr>
        <w:t>: If applicable, the version of the dataset.</w:t>
      </w:r>
    </w:p>
    <w:p w14:paraId="7E69D91E" w14:textId="77777777" w:rsidR="00056A9C" w:rsidRPr="00FF505E" w:rsidRDefault="00056A9C" w:rsidP="00056A9C">
      <w:pPr>
        <w:pStyle w:val="ListParagraph"/>
        <w:numPr>
          <w:ilvl w:val="0"/>
          <w:numId w:val="21"/>
        </w:numPr>
        <w:tabs>
          <w:tab w:val="right" w:pos="12000"/>
        </w:tabs>
        <w:spacing w:before="0" w:after="0" w:line="276" w:lineRule="auto"/>
        <w:jc w:val="both"/>
        <w:rPr>
          <w:lang w:val="en-GB"/>
        </w:rPr>
      </w:pPr>
      <w:r w:rsidRPr="00FF505E">
        <w:rPr>
          <w:rStyle w:val="Strong"/>
          <w:lang w:val="en-GB"/>
        </w:rPr>
        <w:t>Geographic Location</w:t>
      </w:r>
      <w:r w:rsidRPr="00FF505E">
        <w:rPr>
          <w:lang w:val="en-GB"/>
        </w:rPr>
        <w:t>: Information about the location or area the data pertains to (if relevant).</w:t>
      </w:r>
    </w:p>
    <w:p w14:paraId="3DBB5A65" w14:textId="77777777" w:rsidR="00056A9C" w:rsidRPr="00FF505E" w:rsidRDefault="00056A9C" w:rsidP="00056A9C">
      <w:pPr>
        <w:rPr>
          <w:lang w:val="en-GB"/>
        </w:rPr>
      </w:pPr>
      <w:r w:rsidRPr="00FF505E">
        <w:rPr>
          <w:rStyle w:val="Strong"/>
          <w:lang w:val="en-GB"/>
        </w:rPr>
        <w:t>5. Accessibility</w:t>
      </w:r>
    </w:p>
    <w:p w14:paraId="5787B054" w14:textId="77777777" w:rsidR="00056A9C" w:rsidRPr="00FF505E" w:rsidRDefault="00056A9C" w:rsidP="00056A9C">
      <w:pPr>
        <w:pStyle w:val="ListParagraph"/>
        <w:numPr>
          <w:ilvl w:val="0"/>
          <w:numId w:val="22"/>
        </w:numPr>
        <w:tabs>
          <w:tab w:val="right" w:pos="12000"/>
        </w:tabs>
        <w:spacing w:before="0" w:after="0" w:line="276" w:lineRule="auto"/>
        <w:jc w:val="both"/>
        <w:rPr>
          <w:lang w:val="en-GB"/>
        </w:rPr>
      </w:pPr>
      <w:r w:rsidRPr="00FF505E">
        <w:rPr>
          <w:rStyle w:val="Strong"/>
          <w:lang w:val="en-GB"/>
        </w:rPr>
        <w:t>Access Rights</w:t>
      </w:r>
      <w:r w:rsidRPr="00FF505E">
        <w:rPr>
          <w:lang w:val="en-GB"/>
        </w:rPr>
        <w:t>: Conditions for accessing the data (e.g., open, restricted, embargoed).</w:t>
      </w:r>
    </w:p>
    <w:p w14:paraId="0B8465FA" w14:textId="77777777" w:rsidR="00056A9C" w:rsidRPr="00FF505E" w:rsidRDefault="00056A9C" w:rsidP="00056A9C">
      <w:pPr>
        <w:pStyle w:val="ListParagraph"/>
        <w:numPr>
          <w:ilvl w:val="0"/>
          <w:numId w:val="22"/>
        </w:numPr>
        <w:tabs>
          <w:tab w:val="right" w:pos="12000"/>
        </w:tabs>
        <w:spacing w:before="0" w:after="0" w:line="276" w:lineRule="auto"/>
        <w:jc w:val="both"/>
        <w:rPr>
          <w:lang w:val="en-GB"/>
        </w:rPr>
      </w:pPr>
      <w:r w:rsidRPr="00FF505E">
        <w:rPr>
          <w:rStyle w:val="Strong"/>
          <w:lang w:val="en-GB"/>
        </w:rPr>
        <w:t>License</w:t>
      </w:r>
      <w:r w:rsidRPr="00FF505E">
        <w:rPr>
          <w:lang w:val="en-GB"/>
        </w:rPr>
        <w:t>: Terms under which the data can be used, shared, or modified.</w:t>
      </w:r>
    </w:p>
    <w:p w14:paraId="7148EB07" w14:textId="77777777" w:rsidR="00056A9C" w:rsidRPr="00FF505E" w:rsidRDefault="00056A9C" w:rsidP="00056A9C">
      <w:pPr>
        <w:pStyle w:val="ListParagraph"/>
        <w:numPr>
          <w:ilvl w:val="0"/>
          <w:numId w:val="22"/>
        </w:numPr>
        <w:tabs>
          <w:tab w:val="right" w:pos="12000"/>
        </w:tabs>
        <w:spacing w:before="0" w:after="0" w:line="276" w:lineRule="auto"/>
        <w:jc w:val="both"/>
        <w:rPr>
          <w:lang w:val="en-GB"/>
        </w:rPr>
      </w:pPr>
      <w:r w:rsidRPr="00FF505E">
        <w:rPr>
          <w:rStyle w:val="Strong"/>
          <w:lang w:val="en-GB"/>
        </w:rPr>
        <w:t>Contact Information</w:t>
      </w:r>
      <w:r w:rsidRPr="00FF505E">
        <w:rPr>
          <w:lang w:val="en-GB"/>
        </w:rPr>
        <w:t>: Details of whom to contact for questions about the data.</w:t>
      </w:r>
    </w:p>
    <w:p w14:paraId="156D6920" w14:textId="77777777" w:rsidR="00056A9C" w:rsidRPr="00FF505E" w:rsidRDefault="00056A9C" w:rsidP="00056A9C">
      <w:pPr>
        <w:rPr>
          <w:lang w:val="en-GB"/>
        </w:rPr>
      </w:pPr>
      <w:r w:rsidRPr="00FF505E">
        <w:rPr>
          <w:rStyle w:val="Strong"/>
          <w:lang w:val="en-GB"/>
        </w:rPr>
        <w:t>6. Methodological Details</w:t>
      </w:r>
    </w:p>
    <w:p w14:paraId="2166B496" w14:textId="77777777" w:rsidR="00056A9C" w:rsidRPr="00FF505E" w:rsidRDefault="00056A9C" w:rsidP="00056A9C">
      <w:pPr>
        <w:pStyle w:val="ListParagraph"/>
        <w:numPr>
          <w:ilvl w:val="0"/>
          <w:numId w:val="23"/>
        </w:numPr>
        <w:tabs>
          <w:tab w:val="right" w:pos="12000"/>
        </w:tabs>
        <w:spacing w:before="0" w:after="0" w:line="276" w:lineRule="auto"/>
        <w:jc w:val="both"/>
        <w:rPr>
          <w:lang w:val="en-GB"/>
        </w:rPr>
      </w:pPr>
      <w:r w:rsidRPr="00FF505E">
        <w:rPr>
          <w:rStyle w:val="Strong"/>
          <w:lang w:val="en-GB"/>
        </w:rPr>
        <w:t>Data Collection Methods</w:t>
      </w:r>
      <w:r w:rsidRPr="00FF505E">
        <w:rPr>
          <w:lang w:val="en-GB"/>
        </w:rPr>
        <w:t>: How the data was gathered or created.</w:t>
      </w:r>
    </w:p>
    <w:p w14:paraId="7C2AAEAA" w14:textId="77777777" w:rsidR="00056A9C" w:rsidRPr="00FF505E" w:rsidRDefault="00056A9C" w:rsidP="00056A9C">
      <w:pPr>
        <w:pStyle w:val="ListParagraph"/>
        <w:numPr>
          <w:ilvl w:val="0"/>
          <w:numId w:val="23"/>
        </w:numPr>
        <w:tabs>
          <w:tab w:val="right" w:pos="12000"/>
        </w:tabs>
        <w:spacing w:before="0" w:after="0" w:line="276" w:lineRule="auto"/>
        <w:jc w:val="both"/>
        <w:rPr>
          <w:lang w:val="en-GB"/>
        </w:rPr>
      </w:pPr>
      <w:r w:rsidRPr="00FF505E">
        <w:rPr>
          <w:rStyle w:val="Strong"/>
          <w:lang w:val="en-GB"/>
        </w:rPr>
        <w:t>Provenance</w:t>
      </w:r>
      <w:r w:rsidRPr="00FF505E">
        <w:rPr>
          <w:lang w:val="en-GB"/>
        </w:rPr>
        <w:t>: History of the data, including how it was processed or transformed.</w:t>
      </w:r>
    </w:p>
    <w:p w14:paraId="0C7B973D" w14:textId="77777777" w:rsidR="00056A9C" w:rsidRPr="00FF505E" w:rsidRDefault="00056A9C" w:rsidP="00056A9C">
      <w:pPr>
        <w:pStyle w:val="ListParagraph"/>
        <w:numPr>
          <w:ilvl w:val="0"/>
          <w:numId w:val="23"/>
        </w:numPr>
        <w:tabs>
          <w:tab w:val="right" w:pos="12000"/>
        </w:tabs>
        <w:spacing w:before="0" w:after="0" w:line="276" w:lineRule="auto"/>
        <w:jc w:val="both"/>
        <w:rPr>
          <w:lang w:val="en-GB"/>
        </w:rPr>
      </w:pPr>
      <w:r w:rsidRPr="00FF505E">
        <w:rPr>
          <w:rStyle w:val="Strong"/>
          <w:lang w:val="en-GB"/>
        </w:rPr>
        <w:t>Quality Assurance</w:t>
      </w:r>
      <w:r w:rsidRPr="00FF505E">
        <w:rPr>
          <w:lang w:val="en-GB"/>
        </w:rPr>
        <w:t>: Steps taken to ensure data accuracy and reliability.</w:t>
      </w:r>
    </w:p>
    <w:p w14:paraId="7C65ACCA" w14:textId="77777777" w:rsidR="00056A9C" w:rsidRPr="00FF505E" w:rsidRDefault="00056A9C" w:rsidP="00056A9C">
      <w:pPr>
        <w:rPr>
          <w:lang w:val="en-GB"/>
        </w:rPr>
      </w:pPr>
      <w:r w:rsidRPr="00FF505E">
        <w:rPr>
          <w:rStyle w:val="Strong"/>
          <w:lang w:val="en-GB"/>
        </w:rPr>
        <w:t>7. Related Information</w:t>
      </w:r>
    </w:p>
    <w:p w14:paraId="63A2B2F9" w14:textId="77777777" w:rsidR="00056A9C" w:rsidRPr="00FF505E" w:rsidRDefault="00056A9C" w:rsidP="00056A9C">
      <w:pPr>
        <w:pStyle w:val="ListParagraph"/>
        <w:numPr>
          <w:ilvl w:val="0"/>
          <w:numId w:val="24"/>
        </w:numPr>
        <w:tabs>
          <w:tab w:val="right" w:pos="12000"/>
        </w:tabs>
        <w:spacing w:before="0" w:after="0" w:line="276" w:lineRule="auto"/>
        <w:jc w:val="both"/>
        <w:rPr>
          <w:lang w:val="en-GB"/>
        </w:rPr>
      </w:pPr>
      <w:r w:rsidRPr="00FF505E">
        <w:rPr>
          <w:rStyle w:val="Strong"/>
          <w:lang w:val="en-GB"/>
        </w:rPr>
        <w:t>References</w:t>
      </w:r>
      <w:r w:rsidRPr="00FF505E">
        <w:rPr>
          <w:lang w:val="en-GB"/>
        </w:rPr>
        <w:t>: Citations for any related publications or datasets.</w:t>
      </w:r>
    </w:p>
    <w:p w14:paraId="73B8E261" w14:textId="77777777" w:rsidR="00056A9C" w:rsidRPr="00FF505E" w:rsidRDefault="00056A9C" w:rsidP="00056A9C">
      <w:pPr>
        <w:pStyle w:val="ListParagraph"/>
        <w:numPr>
          <w:ilvl w:val="0"/>
          <w:numId w:val="24"/>
        </w:numPr>
        <w:tabs>
          <w:tab w:val="right" w:pos="12000"/>
        </w:tabs>
        <w:spacing w:before="0" w:after="0" w:line="276" w:lineRule="auto"/>
        <w:jc w:val="both"/>
        <w:rPr>
          <w:lang w:val="en-GB"/>
        </w:rPr>
      </w:pPr>
      <w:r w:rsidRPr="00FF505E">
        <w:rPr>
          <w:rStyle w:val="Strong"/>
          <w:lang w:val="en-GB"/>
        </w:rPr>
        <w:lastRenderedPageBreak/>
        <w:t>Related Projects</w:t>
      </w:r>
      <w:r w:rsidRPr="00FF505E">
        <w:rPr>
          <w:lang w:val="en-GB"/>
        </w:rPr>
        <w:t>: Links to associated research or initiatives.</w:t>
      </w:r>
    </w:p>
    <w:p w14:paraId="16D1A0F9" w14:textId="77777777" w:rsidR="00056A9C" w:rsidRPr="00FF505E" w:rsidRDefault="00056A9C" w:rsidP="00056A9C">
      <w:pPr>
        <w:rPr>
          <w:lang w:val="en-GB"/>
        </w:rPr>
      </w:pPr>
      <w:r w:rsidRPr="00FF505E">
        <w:rPr>
          <w:rStyle w:val="Strong"/>
          <w:lang w:val="en-GB"/>
        </w:rPr>
        <w:t>8. Interoperability</w:t>
      </w:r>
    </w:p>
    <w:p w14:paraId="03191C25" w14:textId="77777777" w:rsidR="00056A9C" w:rsidRPr="00FF505E" w:rsidRDefault="00056A9C" w:rsidP="00056A9C">
      <w:pPr>
        <w:pStyle w:val="ListParagraph"/>
        <w:numPr>
          <w:ilvl w:val="0"/>
          <w:numId w:val="25"/>
        </w:numPr>
        <w:tabs>
          <w:tab w:val="right" w:pos="12000"/>
        </w:tabs>
        <w:spacing w:before="0" w:after="0" w:line="276" w:lineRule="auto"/>
        <w:jc w:val="both"/>
        <w:rPr>
          <w:lang w:val="en-GB"/>
        </w:rPr>
      </w:pPr>
      <w:r w:rsidRPr="00FF505E">
        <w:rPr>
          <w:rStyle w:val="Strong"/>
          <w:lang w:val="en-GB"/>
        </w:rPr>
        <w:t>Standards Used</w:t>
      </w:r>
      <w:r w:rsidRPr="00FF505E">
        <w:rPr>
          <w:lang w:val="en-GB"/>
        </w:rPr>
        <w:t xml:space="preserve">: Metadata standards applied (e.g., Dublin Core, </w:t>
      </w:r>
      <w:proofErr w:type="spellStart"/>
      <w:r w:rsidRPr="00FF505E">
        <w:rPr>
          <w:lang w:val="en-GB"/>
        </w:rPr>
        <w:t>DataCite</w:t>
      </w:r>
      <w:proofErr w:type="spellEnd"/>
      <w:r w:rsidRPr="00FF505E">
        <w:rPr>
          <w:lang w:val="en-GB"/>
        </w:rPr>
        <w:t>, ISO 19115 for geospatial data).</w:t>
      </w:r>
    </w:p>
    <w:p w14:paraId="755966F1" w14:textId="77777777" w:rsidR="00056A9C" w:rsidRPr="00FF505E" w:rsidRDefault="00056A9C" w:rsidP="00056A9C">
      <w:pPr>
        <w:pStyle w:val="ListParagraph"/>
        <w:numPr>
          <w:ilvl w:val="0"/>
          <w:numId w:val="25"/>
        </w:numPr>
        <w:tabs>
          <w:tab w:val="right" w:pos="12000"/>
        </w:tabs>
        <w:spacing w:before="0" w:after="0" w:line="276" w:lineRule="auto"/>
        <w:jc w:val="both"/>
        <w:rPr>
          <w:lang w:val="en-GB"/>
        </w:rPr>
      </w:pPr>
      <w:r w:rsidRPr="00FF505E">
        <w:rPr>
          <w:rStyle w:val="Strong"/>
          <w:lang w:val="en-GB"/>
        </w:rPr>
        <w:t>Metadata Format</w:t>
      </w:r>
      <w:r w:rsidRPr="00FF505E">
        <w:rPr>
          <w:lang w:val="en-GB"/>
        </w:rPr>
        <w:t>: Format of the metadata itself (e.g., XML, JSON, RDF).</w:t>
      </w:r>
    </w:p>
    <w:p w14:paraId="01CF31E7" w14:textId="77777777" w:rsidR="00056A9C" w:rsidRPr="00FF505E" w:rsidRDefault="00056A9C" w:rsidP="00056A9C">
      <w:pPr>
        <w:pStyle w:val="ListParagraph"/>
        <w:numPr>
          <w:ilvl w:val="0"/>
          <w:numId w:val="25"/>
        </w:numPr>
        <w:tabs>
          <w:tab w:val="right" w:pos="12000"/>
        </w:tabs>
        <w:spacing w:before="0" w:after="0" w:line="276" w:lineRule="auto"/>
        <w:jc w:val="both"/>
        <w:rPr>
          <w:lang w:val="en-GB"/>
        </w:rPr>
      </w:pPr>
      <w:r w:rsidRPr="00FF505E">
        <w:rPr>
          <w:rStyle w:val="Strong"/>
          <w:lang w:val="en-GB"/>
        </w:rPr>
        <w:t>Optional Additional Details</w:t>
      </w:r>
    </w:p>
    <w:p w14:paraId="04BA2930" w14:textId="77777777" w:rsidR="00056A9C" w:rsidRPr="00FF505E" w:rsidRDefault="00056A9C" w:rsidP="00056A9C">
      <w:pPr>
        <w:pStyle w:val="ListParagraph"/>
        <w:numPr>
          <w:ilvl w:val="0"/>
          <w:numId w:val="25"/>
        </w:numPr>
        <w:tabs>
          <w:tab w:val="right" w:pos="12000"/>
        </w:tabs>
        <w:spacing w:before="0" w:after="0" w:line="276" w:lineRule="auto"/>
        <w:jc w:val="both"/>
        <w:rPr>
          <w:lang w:val="en-GB"/>
        </w:rPr>
      </w:pPr>
      <w:r w:rsidRPr="00FF505E">
        <w:rPr>
          <w:rStyle w:val="Strong"/>
          <w:lang w:val="en-GB"/>
        </w:rPr>
        <w:t>Ethics and Compliance</w:t>
      </w:r>
      <w:r w:rsidRPr="00FF505E">
        <w:rPr>
          <w:lang w:val="en-GB"/>
        </w:rPr>
        <w:t>: Information on ethics, consent, or compliance (if sensitive data is involved).</w:t>
      </w:r>
    </w:p>
    <w:p w14:paraId="74CAC7BD" w14:textId="77777777" w:rsidR="00056A9C" w:rsidRPr="00FF505E" w:rsidRDefault="00056A9C" w:rsidP="00056A9C">
      <w:pPr>
        <w:pStyle w:val="ListParagraph"/>
        <w:numPr>
          <w:ilvl w:val="0"/>
          <w:numId w:val="25"/>
        </w:numPr>
        <w:tabs>
          <w:tab w:val="right" w:pos="12000"/>
        </w:tabs>
        <w:spacing w:before="0" w:after="0" w:line="276" w:lineRule="auto"/>
        <w:jc w:val="both"/>
        <w:rPr>
          <w:lang w:val="en-GB"/>
        </w:rPr>
      </w:pPr>
      <w:r w:rsidRPr="00FF505E">
        <w:rPr>
          <w:rStyle w:val="Strong"/>
          <w:lang w:val="en-GB"/>
        </w:rPr>
        <w:t>Updates</w:t>
      </w:r>
      <w:r w:rsidRPr="00FF505E">
        <w:rPr>
          <w:lang w:val="en-GB"/>
        </w:rPr>
        <w:t>: Information on how and when the data will be updated.</w:t>
      </w:r>
    </w:p>
    <w:p w14:paraId="436A68F4" w14:textId="77777777" w:rsidR="00056A9C" w:rsidRPr="00FF505E" w:rsidRDefault="00056A9C" w:rsidP="00056A9C">
      <w:pPr>
        <w:tabs>
          <w:tab w:val="right" w:pos="12000"/>
        </w:tabs>
        <w:spacing w:before="0" w:after="0" w:line="276" w:lineRule="auto"/>
        <w:jc w:val="both"/>
        <w:rPr>
          <w:lang w:val="en-GB"/>
        </w:rPr>
      </w:pPr>
    </w:p>
    <w:p w14:paraId="5A719E04" w14:textId="77777777" w:rsidR="00056A9C" w:rsidRPr="00FF505E" w:rsidRDefault="00056A9C" w:rsidP="00056A9C">
      <w:pPr>
        <w:tabs>
          <w:tab w:val="right" w:pos="12000"/>
        </w:tabs>
        <w:spacing w:before="0" w:after="0" w:line="276" w:lineRule="auto"/>
        <w:jc w:val="both"/>
        <w:rPr>
          <w:lang w:val="en-GB"/>
        </w:rPr>
      </w:pPr>
    </w:p>
    <w:p w14:paraId="3DA58E30" w14:textId="77777777" w:rsidR="00315EE5" w:rsidRPr="00FF505E" w:rsidRDefault="00315EE5" w:rsidP="00056A9C">
      <w:pPr>
        <w:pStyle w:val="Heading1"/>
        <w:numPr>
          <w:ilvl w:val="0"/>
          <w:numId w:val="0"/>
        </w:numPr>
        <w:rPr>
          <w:lang w:val="en-GB"/>
        </w:rPr>
      </w:pPr>
      <w:bookmarkStart w:id="88" w:name="_Toc187837076"/>
      <w:r w:rsidRPr="00FF505E">
        <w:rPr>
          <w:lang w:val="en-GB"/>
        </w:rPr>
        <w:br w:type="page"/>
      </w:r>
    </w:p>
    <w:p w14:paraId="225DA26D" w14:textId="0DB04075" w:rsidR="00056A9C" w:rsidRPr="00FF505E" w:rsidRDefault="00056A9C" w:rsidP="00056A9C">
      <w:pPr>
        <w:pStyle w:val="Heading1"/>
        <w:numPr>
          <w:ilvl w:val="0"/>
          <w:numId w:val="0"/>
        </w:numPr>
        <w:rPr>
          <w:lang w:val="en-GB"/>
        </w:rPr>
      </w:pPr>
      <w:bookmarkStart w:id="89" w:name="_Toc189577805"/>
      <w:r w:rsidRPr="00FF505E">
        <w:rPr>
          <w:lang w:val="en-GB"/>
        </w:rPr>
        <w:lastRenderedPageBreak/>
        <w:t>Appendix 2: Consent Form</w:t>
      </w:r>
      <w:bookmarkEnd w:id="85"/>
      <w:r w:rsidRPr="00FF505E">
        <w:rPr>
          <w:lang w:val="en-GB"/>
        </w:rPr>
        <w:t>s</w:t>
      </w:r>
      <w:bookmarkEnd w:id="86"/>
      <w:bookmarkEnd w:id="88"/>
      <w:bookmarkEnd w:id="89"/>
    </w:p>
    <w:p w14:paraId="7D2CF534" w14:textId="77777777" w:rsidR="00056A9C" w:rsidRPr="00FF505E" w:rsidRDefault="00056A9C" w:rsidP="00056A9C">
      <w:pPr>
        <w:pStyle w:val="Heading2"/>
        <w:numPr>
          <w:ilvl w:val="0"/>
          <w:numId w:val="0"/>
        </w:numPr>
        <w:rPr>
          <w:lang w:val="en-GB"/>
        </w:rPr>
      </w:pPr>
      <w:bookmarkStart w:id="90" w:name="_Toc187837077"/>
      <w:bookmarkStart w:id="91" w:name="_Toc189577806"/>
      <w:commentRangeStart w:id="92"/>
      <w:r w:rsidRPr="00FF505E">
        <w:rPr>
          <w:lang w:val="en-GB"/>
        </w:rPr>
        <w:t>Consent Form for the Participation in Study</w:t>
      </w:r>
      <w:bookmarkEnd w:id="90"/>
      <w:bookmarkEnd w:id="91"/>
      <w:commentRangeEnd w:id="92"/>
      <w:r w:rsidR="00EE7D4C">
        <w:rPr>
          <w:rStyle w:val="CommentReference"/>
          <w:rFonts w:ascii="Montserrat" w:eastAsia="Montserrat" w:hAnsi="Montserrat" w:cs="Montserrat"/>
          <w:color w:val="auto"/>
        </w:rPr>
        <w:commentReference w:id="92"/>
      </w:r>
    </w:p>
    <w:tbl>
      <w:tblPr>
        <w:tblStyle w:val="TableGrid"/>
        <w:tblW w:w="0" w:type="auto"/>
        <w:tblLook w:val="04A0" w:firstRow="1" w:lastRow="0" w:firstColumn="1" w:lastColumn="0" w:noHBand="0" w:noVBand="1"/>
      </w:tblPr>
      <w:tblGrid>
        <w:gridCol w:w="8990"/>
        <w:gridCol w:w="6"/>
      </w:tblGrid>
      <w:tr w:rsidR="00056A9C" w:rsidRPr="00FF505E" w14:paraId="5941ED81" w14:textId="77777777" w:rsidTr="00966255">
        <w:tc>
          <w:tcPr>
            <w:tcW w:w="9339" w:type="dxa"/>
            <w:gridSpan w:val="2"/>
          </w:tcPr>
          <w:p w14:paraId="40C7C247" w14:textId="77777777" w:rsidR="00056A9C" w:rsidRPr="00FF505E" w:rsidRDefault="00056A9C" w:rsidP="00966255">
            <w:pPr>
              <w:jc w:val="center"/>
              <w:rPr>
                <w:b/>
                <w:bCs/>
                <w:sz w:val="28"/>
                <w:szCs w:val="28"/>
                <w:lang w:val="en-GB"/>
              </w:rPr>
            </w:pPr>
            <w:r w:rsidRPr="00FF505E">
              <w:rPr>
                <w:b/>
                <w:bCs/>
                <w:sz w:val="28"/>
                <w:szCs w:val="28"/>
                <w:lang w:val="en-GB"/>
              </w:rPr>
              <w:t>GDPR Consent Form Template for Participation in [Project/Study Name]</w:t>
            </w:r>
          </w:p>
          <w:p w14:paraId="4A74F755" w14:textId="77777777" w:rsidR="00056A9C" w:rsidRPr="00FF505E" w:rsidRDefault="00056A9C" w:rsidP="00966255">
            <w:pPr>
              <w:jc w:val="center"/>
              <w:rPr>
                <w:lang w:val="en-GB"/>
              </w:rPr>
            </w:pPr>
            <w:r w:rsidRPr="00FF505E">
              <w:rPr>
                <w:lang w:val="en-GB"/>
              </w:rPr>
              <w:t>FOR USE WHEN COLLECTING PERSONAL DATA IN/FROM EUROPEAN UNION</w:t>
            </w:r>
          </w:p>
          <w:p w14:paraId="0441540B" w14:textId="77777777" w:rsidR="00056A9C" w:rsidRPr="00FF505E" w:rsidRDefault="00056A9C" w:rsidP="00966255">
            <w:pPr>
              <w:jc w:val="center"/>
              <w:rPr>
                <w:lang w:val="en-GB"/>
              </w:rPr>
            </w:pPr>
            <w:r w:rsidRPr="00FF505E">
              <w:rPr>
                <w:lang w:val="en-GB"/>
              </w:rPr>
              <w:t>Required by European Union General Data Protection Regulation 2016/679 (“EUGDPR”)</w:t>
            </w:r>
          </w:p>
        </w:tc>
      </w:tr>
      <w:tr w:rsidR="00056A9C" w:rsidRPr="00FF505E" w14:paraId="6E7807B4" w14:textId="77777777" w:rsidTr="00966255">
        <w:tc>
          <w:tcPr>
            <w:tcW w:w="9339" w:type="dxa"/>
            <w:gridSpan w:val="2"/>
          </w:tcPr>
          <w:p w14:paraId="514160F4" w14:textId="3528D185" w:rsidR="00056A9C" w:rsidRPr="00FF505E" w:rsidRDefault="00315EE5" w:rsidP="00966255">
            <w:pPr>
              <w:rPr>
                <w:b/>
                <w:bCs/>
                <w:sz w:val="24"/>
                <w:szCs w:val="24"/>
                <w:lang w:val="en-GB"/>
              </w:rPr>
            </w:pPr>
            <w:r w:rsidRPr="00FF505E">
              <w:rPr>
                <w:b/>
                <w:bCs/>
                <w:sz w:val="24"/>
                <w:szCs w:val="24"/>
                <w:lang w:val="en-GB"/>
              </w:rPr>
              <w:t>INDICATE</w:t>
            </w:r>
            <w:r w:rsidR="00056A9C" w:rsidRPr="00FF505E">
              <w:rPr>
                <w:b/>
                <w:bCs/>
                <w:sz w:val="24"/>
                <w:szCs w:val="24"/>
                <w:lang w:val="en-GB"/>
              </w:rPr>
              <w:t xml:space="preserve"> Information Sheet</w:t>
            </w:r>
          </w:p>
          <w:p w14:paraId="54314A7B" w14:textId="77777777" w:rsidR="00056A9C" w:rsidRPr="00FF505E" w:rsidRDefault="00056A9C" w:rsidP="00966255">
            <w:pPr>
              <w:rPr>
                <w:b/>
                <w:bCs/>
                <w:lang w:val="en-GB"/>
              </w:rPr>
            </w:pPr>
          </w:p>
          <w:p w14:paraId="0203225C" w14:textId="77777777" w:rsidR="00056A9C" w:rsidRPr="00FF505E" w:rsidRDefault="00056A9C" w:rsidP="00966255">
            <w:pPr>
              <w:rPr>
                <w:lang w:val="en-GB"/>
              </w:rPr>
            </w:pPr>
            <w:r w:rsidRPr="00FF505E">
              <w:rPr>
                <w:b/>
                <w:bCs/>
                <w:lang w:val="en-GB"/>
              </w:rPr>
              <w:t>About the project</w:t>
            </w:r>
            <w:r w:rsidRPr="00FF505E">
              <w:rPr>
                <w:lang w:val="en-GB"/>
              </w:rPr>
              <w:t xml:space="preserve">: </w:t>
            </w:r>
          </w:p>
          <w:p w14:paraId="5CB06DF8" w14:textId="77777777" w:rsidR="00315EE5" w:rsidRPr="00FF505E" w:rsidRDefault="00315EE5" w:rsidP="00315EE5">
            <w:pPr>
              <w:rPr>
                <w:lang w:val="en-GB"/>
              </w:rPr>
            </w:pPr>
            <w:r w:rsidRPr="00FF505E">
              <w:rPr>
                <w:lang w:val="en-GB"/>
              </w:rPr>
              <w:t xml:space="preserve">INDICATE LIFE is a 26-month project which launched in October 2024 and is co-funded by the European Union’s LIFE programme. The project is coordinated by Smith Innovation and supported by project partners: Building Performance Institute Europe (BPIE), </w:t>
            </w:r>
            <w:proofErr w:type="spellStart"/>
            <w:r w:rsidRPr="00FF505E">
              <w:rPr>
                <w:lang w:val="en-GB"/>
              </w:rPr>
              <w:t>Katholieke</w:t>
            </w:r>
            <w:proofErr w:type="spellEnd"/>
            <w:r w:rsidRPr="00FF505E">
              <w:rPr>
                <w:lang w:val="en-GB"/>
              </w:rPr>
              <w:t xml:space="preserve"> Universiteit Leuven (KU Leuven), and </w:t>
            </w:r>
            <w:proofErr w:type="spellStart"/>
            <w:r w:rsidRPr="00FF505E">
              <w:rPr>
                <w:lang w:val="en-GB"/>
              </w:rPr>
              <w:t>WorldGBC</w:t>
            </w:r>
            <w:proofErr w:type="spellEnd"/>
            <w:r w:rsidRPr="00FF505E">
              <w:rPr>
                <w:lang w:val="en-GB"/>
              </w:rPr>
              <w:t>.</w:t>
            </w:r>
          </w:p>
          <w:p w14:paraId="7777B79B" w14:textId="77777777" w:rsidR="00315EE5" w:rsidRPr="00FF505E" w:rsidRDefault="00315EE5" w:rsidP="00315EE5">
            <w:pPr>
              <w:rPr>
                <w:lang w:val="en-GB"/>
              </w:rPr>
            </w:pPr>
            <w:r w:rsidRPr="00FF505E">
              <w:rPr>
                <w:lang w:val="en-GB"/>
              </w:rPr>
              <w:t>Building on the successes of the original INDICATE project, which implemented pilots in Ireland, Spain, and the Czech Republic, INDICATE LIFE seeks to address gaps in Life Cycle Assessment (LCA) data for Whole-Life Carbon (WLC) regulations in Austria, Croatia, Italy, Luxembourg, and Hungary.</w:t>
            </w:r>
          </w:p>
          <w:p w14:paraId="66CE781A" w14:textId="77777777" w:rsidR="00315EE5" w:rsidRPr="00FF505E" w:rsidRDefault="00315EE5" w:rsidP="00966255">
            <w:pPr>
              <w:rPr>
                <w:b/>
                <w:bCs/>
                <w:lang w:val="en-GB"/>
              </w:rPr>
            </w:pPr>
          </w:p>
          <w:p w14:paraId="4669B11E" w14:textId="272C3A8A" w:rsidR="00056A9C" w:rsidRPr="00FF505E" w:rsidRDefault="00056A9C" w:rsidP="00966255">
            <w:pPr>
              <w:rPr>
                <w:lang w:val="en-GB"/>
              </w:rPr>
            </w:pPr>
            <w:r w:rsidRPr="00FF505E">
              <w:rPr>
                <w:b/>
                <w:bCs/>
                <w:lang w:val="en-GB"/>
              </w:rPr>
              <w:t>Purpose of the [activity/study/project]:</w:t>
            </w:r>
            <w:r w:rsidRPr="00FF505E">
              <w:rPr>
                <w:lang w:val="en-GB"/>
              </w:rPr>
              <w:t xml:space="preserve"> </w:t>
            </w:r>
          </w:p>
          <w:p w14:paraId="5FBCB52C" w14:textId="77777777" w:rsidR="00056A9C" w:rsidRPr="00FF505E" w:rsidRDefault="00056A9C" w:rsidP="00966255">
            <w:pPr>
              <w:rPr>
                <w:lang w:val="en-GB"/>
              </w:rPr>
            </w:pPr>
            <w:r w:rsidRPr="00FF505E">
              <w:rPr>
                <w:lang w:val="en-GB"/>
              </w:rPr>
              <w:t xml:space="preserve">We are conducting a [name of activity] which aims to [briefly describe the purpose and goals of the activity]. Your participation will help us [specific contribution or outcome]. </w:t>
            </w:r>
          </w:p>
          <w:p w14:paraId="657F3AB0" w14:textId="77777777" w:rsidR="00056A9C" w:rsidRPr="00FF505E" w:rsidRDefault="00056A9C" w:rsidP="00056A9C">
            <w:pPr>
              <w:pStyle w:val="ListParagraph"/>
              <w:numPr>
                <w:ilvl w:val="0"/>
                <w:numId w:val="16"/>
              </w:numPr>
              <w:tabs>
                <w:tab w:val="right" w:pos="12000"/>
              </w:tabs>
              <w:spacing w:before="0" w:line="276" w:lineRule="auto"/>
              <w:jc w:val="both"/>
              <w:rPr>
                <w:i/>
                <w:iCs/>
                <w:lang w:val="en-GB"/>
              </w:rPr>
            </w:pPr>
            <w:r w:rsidRPr="00FF505E">
              <w:rPr>
                <w:i/>
                <w:iCs/>
                <w:lang w:val="en-GB"/>
              </w:rPr>
              <w:t>Description of the activity</w:t>
            </w:r>
          </w:p>
          <w:p w14:paraId="5CFB6CBE" w14:textId="77777777" w:rsidR="00056A9C" w:rsidRPr="00FF505E" w:rsidRDefault="00056A9C" w:rsidP="00056A9C">
            <w:pPr>
              <w:pStyle w:val="ListParagraph"/>
              <w:numPr>
                <w:ilvl w:val="0"/>
                <w:numId w:val="16"/>
              </w:numPr>
              <w:tabs>
                <w:tab w:val="right" w:pos="12000"/>
              </w:tabs>
              <w:spacing w:before="0" w:line="276" w:lineRule="auto"/>
              <w:jc w:val="both"/>
              <w:rPr>
                <w:i/>
                <w:iCs/>
                <w:lang w:val="en-GB"/>
              </w:rPr>
            </w:pPr>
            <w:r w:rsidRPr="00FF505E">
              <w:rPr>
                <w:i/>
                <w:iCs/>
                <w:lang w:val="en-GB"/>
              </w:rPr>
              <w:t>Description of the data that will be retrieved</w:t>
            </w:r>
          </w:p>
          <w:p w14:paraId="3487AA10" w14:textId="77777777" w:rsidR="00056A9C" w:rsidRPr="00FF505E" w:rsidRDefault="00056A9C" w:rsidP="00056A9C">
            <w:pPr>
              <w:pStyle w:val="ListParagraph"/>
              <w:numPr>
                <w:ilvl w:val="0"/>
                <w:numId w:val="16"/>
              </w:numPr>
              <w:tabs>
                <w:tab w:val="right" w:pos="12000"/>
              </w:tabs>
              <w:spacing w:before="0" w:line="276" w:lineRule="auto"/>
              <w:jc w:val="both"/>
              <w:rPr>
                <w:i/>
                <w:iCs/>
                <w:lang w:val="en-GB"/>
              </w:rPr>
            </w:pPr>
            <w:r w:rsidRPr="00FF505E">
              <w:rPr>
                <w:i/>
                <w:iCs/>
                <w:lang w:val="en-GB"/>
              </w:rPr>
              <w:t>Justification: Why we need these data? What will we use it for?</w:t>
            </w:r>
          </w:p>
          <w:p w14:paraId="5393F703" w14:textId="77777777" w:rsidR="00056A9C" w:rsidRPr="00FF505E" w:rsidRDefault="00056A9C" w:rsidP="00966255">
            <w:pPr>
              <w:rPr>
                <w:lang w:val="en-GB"/>
              </w:rPr>
            </w:pPr>
            <w:r w:rsidRPr="00FF505E">
              <w:rPr>
                <w:lang w:val="en-GB"/>
              </w:rPr>
              <w:t>If you agree to participate, you will be asked to [describe the activities involved, e.g., complete a survey, participate in an interview, provide data, etc.]. This will take approximately [duration].</w:t>
            </w:r>
          </w:p>
        </w:tc>
      </w:tr>
      <w:tr w:rsidR="00056A9C" w:rsidRPr="00FF505E" w14:paraId="3A344F59" w14:textId="77777777" w:rsidTr="00966255">
        <w:tc>
          <w:tcPr>
            <w:tcW w:w="9339" w:type="dxa"/>
            <w:gridSpan w:val="2"/>
          </w:tcPr>
          <w:p w14:paraId="0DCC6786" w14:textId="77777777" w:rsidR="00056A9C" w:rsidRPr="00FF505E" w:rsidRDefault="00056A9C" w:rsidP="00966255">
            <w:pPr>
              <w:rPr>
                <w:b/>
                <w:bCs/>
                <w:sz w:val="24"/>
                <w:szCs w:val="24"/>
                <w:lang w:val="en-GB"/>
              </w:rPr>
            </w:pPr>
            <w:r w:rsidRPr="00FF505E">
              <w:rPr>
                <w:b/>
                <w:bCs/>
                <w:sz w:val="24"/>
                <w:szCs w:val="24"/>
                <w:lang w:val="en-GB"/>
              </w:rPr>
              <w:t>Consent Form</w:t>
            </w:r>
          </w:p>
          <w:p w14:paraId="75AC3F24" w14:textId="77777777" w:rsidR="00056A9C" w:rsidRPr="00FF505E" w:rsidRDefault="00056A9C" w:rsidP="00966255">
            <w:pPr>
              <w:rPr>
                <w:lang w:val="en-GB"/>
              </w:rPr>
            </w:pPr>
            <w:r w:rsidRPr="00FF505E">
              <w:rPr>
                <w:lang w:val="en-GB"/>
              </w:rPr>
              <w:t>As we are collecting personal information along with your answers, we are informing you that we are only collecting the data, which is necessary for the [activity name]. The categories of personal data you are being asked to consent to the collection and use are your name and last name, email address, and [include description of any other personal data collected].</w:t>
            </w:r>
          </w:p>
          <w:p w14:paraId="3AA76DF0" w14:textId="77777777" w:rsidR="00056A9C" w:rsidRPr="00FF505E" w:rsidRDefault="00056A9C" w:rsidP="00966255">
            <w:pPr>
              <w:rPr>
                <w:lang w:val="en-GB"/>
              </w:rPr>
            </w:pPr>
            <w:r w:rsidRPr="00FF505E">
              <w:rPr>
                <w:b/>
                <w:bCs/>
                <w:lang w:val="en-GB"/>
              </w:rPr>
              <w:t xml:space="preserve">Use of Data: </w:t>
            </w:r>
            <w:r w:rsidRPr="00FF505E">
              <w:rPr>
                <w:lang w:val="en-GB"/>
              </w:rPr>
              <w:t>The data you provide will be used for [describe the intended use, such as publication, presentation, or educational purposes]. [Include information about persistent identifiers or metadata, if relevant.]</w:t>
            </w:r>
            <w:r w:rsidRPr="00FF505E">
              <w:rPr>
                <w:b/>
                <w:bCs/>
                <w:lang w:val="en-GB"/>
              </w:rPr>
              <w:t xml:space="preserve"> </w:t>
            </w:r>
            <w:r w:rsidRPr="00FF505E">
              <w:rPr>
                <w:lang w:val="en-GB"/>
              </w:rPr>
              <w:t xml:space="preserve">The data may </w:t>
            </w:r>
            <w:r w:rsidRPr="00FF505E">
              <w:rPr>
                <w:lang w:val="en-GB"/>
              </w:rPr>
              <w:lastRenderedPageBreak/>
              <w:t xml:space="preserve">be shared with other users who have a proper legal basis for it. Details about collecting, storing and processing your information can be found on [add a link to the website].  </w:t>
            </w:r>
          </w:p>
          <w:p w14:paraId="3495790C" w14:textId="77777777" w:rsidR="00056A9C" w:rsidRPr="00FF505E" w:rsidRDefault="00056A9C" w:rsidP="00966255">
            <w:pPr>
              <w:rPr>
                <w:rStyle w:val="Strong"/>
                <w:b w:val="0"/>
                <w:bCs w:val="0"/>
                <w:lang w:val="en-GB"/>
              </w:rPr>
            </w:pPr>
            <w:r w:rsidRPr="00FF505E">
              <w:rPr>
                <w:b/>
                <w:bCs/>
                <w:lang w:val="en-GB"/>
              </w:rPr>
              <w:t>Voluntary participation</w:t>
            </w:r>
            <w:r w:rsidRPr="00FF505E">
              <w:rPr>
                <w:lang w:val="en-GB"/>
              </w:rPr>
              <w:t xml:space="preserve">: </w:t>
            </w:r>
            <w:r w:rsidRPr="00FF505E">
              <w:rPr>
                <w:rStyle w:val="Strong"/>
                <w:lang w:val="en-GB"/>
              </w:rPr>
              <w:t>Participation in this activity is completely voluntary, and you may choose to withdraw at any time without any penalty or loss of benefits to which you are otherwise entitled. If you have any questions about the study, your rights as a participant, or if you wish to withdraw your consent, please contact: [add contact information].</w:t>
            </w:r>
          </w:p>
          <w:p w14:paraId="04829ECF" w14:textId="77777777" w:rsidR="00056A9C" w:rsidRPr="00FF505E" w:rsidRDefault="00056A9C" w:rsidP="00966255">
            <w:pPr>
              <w:rPr>
                <w:b/>
                <w:bCs/>
                <w:lang w:val="en-GB"/>
              </w:rPr>
            </w:pPr>
            <w:r w:rsidRPr="00FF505E">
              <w:rPr>
                <w:b/>
                <w:bCs/>
                <w:lang w:val="en-GB"/>
              </w:rPr>
              <w:t xml:space="preserve">Confidentiality: </w:t>
            </w:r>
            <w:r w:rsidRPr="00FF505E">
              <w:rPr>
                <w:lang w:val="en-GB"/>
              </w:rPr>
              <w:t>Your information will be treated as confidential. Data collected will be [describe storage, anonymization, and sharing procedures, e.g., "stored on secure servers," "anonymized before analysis," "used only for this project"]. [If applicable, include information about third-party sharing or data repositories.]</w:t>
            </w:r>
          </w:p>
          <w:p w14:paraId="54081373" w14:textId="77777777" w:rsidR="00056A9C" w:rsidRPr="00FF505E" w:rsidRDefault="00056A9C" w:rsidP="00966255">
            <w:pPr>
              <w:rPr>
                <w:lang w:val="en-GB"/>
              </w:rPr>
            </w:pPr>
            <w:r w:rsidRPr="00FF505E">
              <w:rPr>
                <w:b/>
                <w:bCs/>
                <w:lang w:val="en-GB"/>
              </w:rPr>
              <w:t xml:space="preserve">Contact Information: </w:t>
            </w:r>
            <w:r w:rsidRPr="00FF505E">
              <w:rPr>
                <w:lang w:val="en-GB"/>
              </w:rPr>
              <w:t>[Institution Name] is the controller of your personal data. You may contact the data protection officer by phone and email at: [Insert name, email and phone of a person responsible for data management].</w:t>
            </w:r>
          </w:p>
          <w:p w14:paraId="54DEF546" w14:textId="77777777" w:rsidR="00056A9C" w:rsidRPr="00FF505E" w:rsidRDefault="00056A9C" w:rsidP="00966255">
            <w:pPr>
              <w:rPr>
                <w:lang w:val="en-GB"/>
              </w:rPr>
            </w:pPr>
          </w:p>
          <w:p w14:paraId="087457BF" w14:textId="77777777" w:rsidR="00056A9C" w:rsidRPr="00FF505E" w:rsidRDefault="00056A9C" w:rsidP="00966255">
            <w:pPr>
              <w:rPr>
                <w:lang w:val="en-GB"/>
              </w:rPr>
            </w:pPr>
            <w:r w:rsidRPr="00FF505E">
              <w:rPr>
                <w:lang w:val="en-GB"/>
              </w:rPr>
              <w:t>I consent to [specify for what purpose the consent is being requested. If the personal data will be processed for several purposes, you need to request consent separately for each purpose.] (check all that apply):</w:t>
            </w:r>
          </w:p>
          <w:p w14:paraId="725701A4" w14:textId="77777777" w:rsidR="00056A9C" w:rsidRPr="00FF505E" w:rsidRDefault="00056A9C" w:rsidP="00966255">
            <w:pPr>
              <w:ind w:left="720"/>
              <w:rPr>
                <w:i/>
                <w:iCs/>
                <w:lang w:val="en-GB"/>
              </w:rPr>
            </w:pPr>
            <w:r w:rsidRPr="00FF505E">
              <w:rPr>
                <w:i/>
                <w:iCs/>
                <w:lang w:val="en-GB"/>
              </w:rPr>
              <w:t>[] You have read and understood the information provided.</w:t>
            </w:r>
          </w:p>
          <w:p w14:paraId="0EE6E6D1" w14:textId="77777777" w:rsidR="00056A9C" w:rsidRPr="00FF505E" w:rsidRDefault="00056A9C" w:rsidP="00966255">
            <w:pPr>
              <w:ind w:left="720"/>
              <w:rPr>
                <w:i/>
                <w:iCs/>
                <w:lang w:val="en-GB"/>
              </w:rPr>
            </w:pPr>
            <w:r w:rsidRPr="00FF505E">
              <w:rPr>
                <w:i/>
                <w:iCs/>
                <w:lang w:val="en-GB"/>
              </w:rPr>
              <w:t>[] You voluntarily agree to participate in this project.</w:t>
            </w:r>
          </w:p>
          <w:p w14:paraId="4B31ABAE" w14:textId="77777777" w:rsidR="00056A9C" w:rsidRPr="00FF505E" w:rsidRDefault="00056A9C" w:rsidP="00966255">
            <w:pPr>
              <w:ind w:left="720"/>
              <w:rPr>
                <w:i/>
                <w:iCs/>
                <w:lang w:val="en-GB"/>
              </w:rPr>
            </w:pPr>
            <w:r w:rsidRPr="00FF505E">
              <w:rPr>
                <w:i/>
                <w:iCs/>
                <w:lang w:val="en-GB"/>
              </w:rPr>
              <w:t>[] You understand that you can withdraw your consent at any time</w:t>
            </w:r>
          </w:p>
          <w:p w14:paraId="4B93FE30" w14:textId="77777777" w:rsidR="00056A9C" w:rsidRPr="00FF505E" w:rsidRDefault="00056A9C" w:rsidP="00966255">
            <w:pPr>
              <w:ind w:left="720"/>
              <w:rPr>
                <w:i/>
                <w:iCs/>
                <w:lang w:val="en-GB"/>
              </w:rPr>
            </w:pPr>
            <w:r w:rsidRPr="00FF505E">
              <w:rPr>
                <w:i/>
                <w:iCs/>
                <w:lang w:val="en-GB"/>
              </w:rPr>
              <w:t xml:space="preserve">[] having my photo(s) and/or video(s) taken of me during the event/meeting </w:t>
            </w:r>
          </w:p>
          <w:p w14:paraId="078B5853" w14:textId="7C359065" w:rsidR="00056A9C" w:rsidRPr="00FF505E" w:rsidRDefault="00056A9C" w:rsidP="00966255">
            <w:pPr>
              <w:ind w:left="720"/>
              <w:rPr>
                <w:i/>
                <w:iCs/>
                <w:lang w:val="en-GB"/>
              </w:rPr>
            </w:pPr>
            <w:r w:rsidRPr="00FF505E">
              <w:rPr>
                <w:i/>
                <w:iCs/>
                <w:lang w:val="en-GB"/>
              </w:rPr>
              <w:t xml:space="preserve">[] having my photo(s) and/or video(s) used in the </w:t>
            </w:r>
            <w:r w:rsidR="00315EE5" w:rsidRPr="00FF505E">
              <w:rPr>
                <w:lang w:val="en-GB"/>
              </w:rPr>
              <w:t>INDICATE LIFE project</w:t>
            </w:r>
            <w:r w:rsidRPr="00FF505E">
              <w:rPr>
                <w:i/>
                <w:iCs/>
                <w:lang w:val="en-GB"/>
              </w:rPr>
              <w:t>s communication activities</w:t>
            </w:r>
          </w:p>
          <w:p w14:paraId="07C81650" w14:textId="09D8BB8E" w:rsidR="00056A9C" w:rsidRPr="00FF505E" w:rsidRDefault="00056A9C" w:rsidP="00966255">
            <w:pPr>
              <w:ind w:left="720"/>
              <w:rPr>
                <w:i/>
                <w:iCs/>
                <w:lang w:val="en-GB"/>
              </w:rPr>
            </w:pPr>
            <w:r w:rsidRPr="00FF505E">
              <w:rPr>
                <w:i/>
                <w:iCs/>
                <w:lang w:val="en-GB"/>
              </w:rPr>
              <w:t xml:space="preserve">[] having my photo(s) and/or video(s) published on the </w:t>
            </w:r>
            <w:r w:rsidR="00315EE5" w:rsidRPr="00FF505E">
              <w:rPr>
                <w:lang w:val="en-GB"/>
              </w:rPr>
              <w:t>INDICATE LIFE project</w:t>
            </w:r>
            <w:r w:rsidR="00315EE5" w:rsidRPr="00FF505E">
              <w:rPr>
                <w:i/>
                <w:iCs/>
                <w:lang w:val="en-GB"/>
              </w:rPr>
              <w:t>s</w:t>
            </w:r>
            <w:r w:rsidRPr="00FF505E">
              <w:rPr>
                <w:i/>
                <w:iCs/>
                <w:lang w:val="en-GB"/>
              </w:rPr>
              <w:t xml:space="preserve"> website</w:t>
            </w:r>
          </w:p>
          <w:p w14:paraId="220CAA58" w14:textId="42EC049B" w:rsidR="00056A9C" w:rsidRPr="00FF505E" w:rsidRDefault="00056A9C" w:rsidP="00966255">
            <w:pPr>
              <w:ind w:left="720"/>
              <w:rPr>
                <w:i/>
                <w:iCs/>
                <w:lang w:val="en-GB"/>
              </w:rPr>
            </w:pPr>
            <w:r w:rsidRPr="00FF505E">
              <w:rPr>
                <w:i/>
                <w:iCs/>
                <w:lang w:val="en-GB"/>
              </w:rPr>
              <w:t xml:space="preserve">[] having my photo(s) and/or video(s) published on the </w:t>
            </w:r>
            <w:r w:rsidR="00315EE5" w:rsidRPr="00FF505E">
              <w:rPr>
                <w:lang w:val="en-GB"/>
              </w:rPr>
              <w:t>INDICATE LIFE project</w:t>
            </w:r>
            <w:r w:rsidR="00315EE5" w:rsidRPr="00FF505E">
              <w:rPr>
                <w:i/>
                <w:iCs/>
                <w:lang w:val="en-GB"/>
              </w:rPr>
              <w:t>s</w:t>
            </w:r>
            <w:r w:rsidRPr="00FF505E">
              <w:rPr>
                <w:i/>
                <w:iCs/>
                <w:lang w:val="en-GB"/>
              </w:rPr>
              <w:t xml:space="preserve"> LinkedIn account</w:t>
            </w:r>
          </w:p>
          <w:p w14:paraId="5AEFBD0C" w14:textId="77777777" w:rsidR="00056A9C" w:rsidRPr="00FF505E" w:rsidRDefault="00056A9C" w:rsidP="00966255">
            <w:pPr>
              <w:ind w:left="720"/>
              <w:rPr>
                <w:i/>
                <w:iCs/>
                <w:lang w:val="en-GB"/>
              </w:rPr>
            </w:pPr>
            <w:r w:rsidRPr="00FF505E">
              <w:rPr>
                <w:i/>
                <w:iCs/>
                <w:lang w:val="en-GB"/>
              </w:rPr>
              <w:t>[] add more or adapt to your topic</w:t>
            </w:r>
          </w:p>
        </w:tc>
      </w:tr>
      <w:tr w:rsidR="00056A9C" w:rsidRPr="00FF505E" w14:paraId="19F936B3" w14:textId="77777777" w:rsidTr="00966255">
        <w:tc>
          <w:tcPr>
            <w:tcW w:w="9339" w:type="dxa"/>
            <w:gridSpan w:val="2"/>
          </w:tcPr>
          <w:p w14:paraId="03D4E8F2" w14:textId="77777777" w:rsidR="00056A9C" w:rsidRPr="00FF505E" w:rsidRDefault="00056A9C" w:rsidP="00966255">
            <w:pPr>
              <w:rPr>
                <w:b/>
                <w:bCs/>
                <w:lang w:val="en-GB"/>
              </w:rPr>
            </w:pPr>
            <w:r w:rsidRPr="00FF505E">
              <w:rPr>
                <w:b/>
                <w:bCs/>
                <w:lang w:val="en-GB"/>
              </w:rPr>
              <w:lastRenderedPageBreak/>
              <w:t>Please give your name and organization along with your signature:</w:t>
            </w:r>
          </w:p>
        </w:tc>
      </w:tr>
      <w:tr w:rsidR="00056A9C" w:rsidRPr="00FF505E" w14:paraId="06082B14" w14:textId="77777777" w:rsidTr="00966255">
        <w:trPr>
          <w:gridAfter w:val="1"/>
          <w:wAfter w:w="6" w:type="dxa"/>
        </w:trPr>
        <w:tc>
          <w:tcPr>
            <w:tcW w:w="9333" w:type="dxa"/>
          </w:tcPr>
          <w:p w14:paraId="08B44001" w14:textId="77777777" w:rsidR="00056A9C" w:rsidRPr="00FF505E" w:rsidRDefault="00056A9C" w:rsidP="00966255">
            <w:pPr>
              <w:rPr>
                <w:lang w:val="en-GB"/>
              </w:rPr>
            </w:pPr>
            <w:r w:rsidRPr="00FF505E">
              <w:rPr>
                <w:lang w:val="en-GB"/>
              </w:rPr>
              <w:t>Name:</w:t>
            </w:r>
          </w:p>
        </w:tc>
      </w:tr>
      <w:tr w:rsidR="00056A9C" w:rsidRPr="00FF505E" w14:paraId="1AF0B48A" w14:textId="77777777" w:rsidTr="00966255">
        <w:trPr>
          <w:gridAfter w:val="1"/>
          <w:wAfter w:w="6" w:type="dxa"/>
        </w:trPr>
        <w:tc>
          <w:tcPr>
            <w:tcW w:w="9333" w:type="dxa"/>
          </w:tcPr>
          <w:p w14:paraId="02694109" w14:textId="77777777" w:rsidR="00056A9C" w:rsidRPr="00FF505E" w:rsidRDefault="00056A9C" w:rsidP="00966255">
            <w:pPr>
              <w:rPr>
                <w:lang w:val="en-GB"/>
              </w:rPr>
            </w:pPr>
            <w:r w:rsidRPr="00FF505E">
              <w:rPr>
                <w:lang w:val="en-GB"/>
              </w:rPr>
              <w:t>Organization:</w:t>
            </w:r>
          </w:p>
        </w:tc>
      </w:tr>
      <w:tr w:rsidR="00056A9C" w:rsidRPr="00FF505E" w14:paraId="12387E1A" w14:textId="77777777" w:rsidTr="00966255">
        <w:trPr>
          <w:gridAfter w:val="1"/>
          <w:wAfter w:w="6" w:type="dxa"/>
        </w:trPr>
        <w:tc>
          <w:tcPr>
            <w:tcW w:w="9333" w:type="dxa"/>
          </w:tcPr>
          <w:p w14:paraId="1F4AC371" w14:textId="77777777" w:rsidR="00056A9C" w:rsidRPr="00FF505E" w:rsidRDefault="00056A9C" w:rsidP="00966255">
            <w:pPr>
              <w:rPr>
                <w:lang w:val="en-GB"/>
              </w:rPr>
            </w:pPr>
            <w:r w:rsidRPr="00FF505E">
              <w:rPr>
                <w:lang w:val="en-GB"/>
              </w:rPr>
              <w:t>Date:</w:t>
            </w:r>
          </w:p>
        </w:tc>
      </w:tr>
      <w:tr w:rsidR="00056A9C" w:rsidRPr="00FF505E" w14:paraId="6B64DE33" w14:textId="77777777" w:rsidTr="00966255">
        <w:trPr>
          <w:gridAfter w:val="1"/>
          <w:wAfter w:w="6" w:type="dxa"/>
        </w:trPr>
        <w:tc>
          <w:tcPr>
            <w:tcW w:w="9333" w:type="dxa"/>
          </w:tcPr>
          <w:p w14:paraId="1C4A59D4" w14:textId="77777777" w:rsidR="00056A9C" w:rsidRPr="00FF505E" w:rsidRDefault="00056A9C" w:rsidP="00966255">
            <w:pPr>
              <w:rPr>
                <w:lang w:val="en-GB"/>
              </w:rPr>
            </w:pPr>
            <w:r w:rsidRPr="00FF505E">
              <w:rPr>
                <w:lang w:val="en-GB"/>
              </w:rPr>
              <w:t>Signature*:</w:t>
            </w:r>
          </w:p>
        </w:tc>
      </w:tr>
    </w:tbl>
    <w:p w14:paraId="17AD2F9C" w14:textId="77777777" w:rsidR="00056A9C" w:rsidRPr="00FF505E" w:rsidRDefault="00056A9C" w:rsidP="00056A9C">
      <w:pPr>
        <w:rPr>
          <w:lang w:val="en-GB"/>
        </w:rPr>
      </w:pPr>
    </w:p>
    <w:p w14:paraId="6A08287E" w14:textId="77777777" w:rsidR="00056A9C" w:rsidRPr="00FF505E" w:rsidRDefault="00056A9C" w:rsidP="00056A9C">
      <w:pPr>
        <w:rPr>
          <w:lang w:val="en-GB"/>
        </w:rPr>
      </w:pPr>
      <w:r w:rsidRPr="00FF505E">
        <w:rPr>
          <w:lang w:val="en-GB"/>
        </w:rPr>
        <w:t xml:space="preserve">*Please upload a file. If you do not have an electronic signature, you can easily create one using the following website: </w:t>
      </w:r>
      <w:hyperlink r:id="rId19" w:history="1">
        <w:r w:rsidRPr="00FF505E">
          <w:rPr>
            <w:rStyle w:val="Hyperlink"/>
            <w:lang w:val="en-GB"/>
          </w:rPr>
          <w:t>https://www.signwell.com/online-signature/</w:t>
        </w:r>
      </w:hyperlink>
      <w:r w:rsidRPr="00FF505E">
        <w:rPr>
          <w:lang w:val="en-GB"/>
        </w:rPr>
        <w:t xml:space="preserve"> Once created, please upload the file.</w:t>
      </w:r>
    </w:p>
    <w:p w14:paraId="56066C26" w14:textId="77777777" w:rsidR="00056A9C" w:rsidRPr="00FF505E" w:rsidRDefault="00056A9C" w:rsidP="00056A9C">
      <w:pPr>
        <w:pStyle w:val="Heading2"/>
        <w:numPr>
          <w:ilvl w:val="0"/>
          <w:numId w:val="0"/>
        </w:numPr>
        <w:rPr>
          <w:lang w:val="en-GB"/>
        </w:rPr>
      </w:pPr>
      <w:bookmarkStart w:id="93" w:name="_Toc187837078"/>
      <w:bookmarkStart w:id="94" w:name="_Toc189577807"/>
      <w:r w:rsidRPr="00FF505E">
        <w:rPr>
          <w:lang w:val="en-GB"/>
        </w:rPr>
        <w:lastRenderedPageBreak/>
        <w:t>Consent Form for Online Registration to the Events</w:t>
      </w:r>
      <w:bookmarkEnd w:id="93"/>
      <w:bookmarkEnd w:id="94"/>
    </w:p>
    <w:p w14:paraId="4F6FC9BE" w14:textId="77777777" w:rsidR="00056A9C" w:rsidRPr="00FF505E" w:rsidRDefault="00056A9C" w:rsidP="00056A9C">
      <w:pPr>
        <w:rPr>
          <w:lang w:val="en-GB"/>
        </w:rPr>
      </w:pPr>
    </w:p>
    <w:p w14:paraId="0E9B52FF" w14:textId="77777777" w:rsidR="00056A9C" w:rsidRPr="00FF505E" w:rsidRDefault="00056A9C" w:rsidP="00056A9C">
      <w:pPr>
        <w:rPr>
          <w:lang w:val="en-GB"/>
        </w:rPr>
      </w:pPr>
      <w:r w:rsidRPr="00FF505E">
        <w:rPr>
          <w:lang w:val="en-GB"/>
        </w:rPr>
        <w:t xml:space="preserve">Throughout the project, events will be conducted both online and in person. Event registration will be </w:t>
      </w:r>
      <w:r w:rsidRPr="00FF505E">
        <w:rPr>
          <w:highlight w:val="red"/>
          <w:lang w:val="en-GB"/>
        </w:rPr>
        <w:t>managed digitally, via Google Forms</w:t>
      </w:r>
      <w:r w:rsidRPr="00FF505E">
        <w:rPr>
          <w:lang w:val="en-GB"/>
        </w:rPr>
        <w:t>, where personal data including name, surname, and email address will be collected. To ensure compliance with data protection regulations, the following consent statement will be included in the registration form.</w:t>
      </w:r>
    </w:p>
    <w:p w14:paraId="77CBB35C" w14:textId="77777777" w:rsidR="00056A9C" w:rsidRPr="00FF505E" w:rsidRDefault="00056A9C" w:rsidP="00056A9C">
      <w:pPr>
        <w:rPr>
          <w:lang w:val="en-GB"/>
        </w:rPr>
      </w:pPr>
    </w:p>
    <w:tbl>
      <w:tblPr>
        <w:tblStyle w:val="TableGrid"/>
        <w:tblW w:w="0" w:type="auto"/>
        <w:tblLook w:val="04A0" w:firstRow="1" w:lastRow="0" w:firstColumn="1" w:lastColumn="0" w:noHBand="0" w:noVBand="1"/>
      </w:tblPr>
      <w:tblGrid>
        <w:gridCol w:w="8996"/>
      </w:tblGrid>
      <w:tr w:rsidR="00056A9C" w:rsidRPr="00FF505E" w14:paraId="1DDD8CDB" w14:textId="77777777" w:rsidTr="00966255">
        <w:tc>
          <w:tcPr>
            <w:tcW w:w="9339" w:type="dxa"/>
          </w:tcPr>
          <w:p w14:paraId="5CACCF80" w14:textId="77777777" w:rsidR="00056A9C" w:rsidRPr="00FF505E" w:rsidRDefault="00056A9C" w:rsidP="00966255">
            <w:pPr>
              <w:rPr>
                <w:b/>
                <w:bCs/>
                <w:lang w:val="en-GB"/>
              </w:rPr>
            </w:pPr>
            <w:r w:rsidRPr="00FF505E">
              <w:rPr>
                <w:b/>
                <w:bCs/>
                <w:lang w:val="en-GB"/>
              </w:rPr>
              <w:t>Consent to collect personal data:</w:t>
            </w:r>
          </w:p>
          <w:p w14:paraId="6CA13DBC" w14:textId="77777777" w:rsidR="00056A9C" w:rsidRPr="00FF505E" w:rsidRDefault="00056A9C" w:rsidP="00966255">
            <w:pPr>
              <w:rPr>
                <w:rFonts w:ascii="Helvetica" w:hAnsi="Helvetica" w:cs="Helvetica"/>
                <w:color w:val="202124"/>
                <w:shd w:val="clear" w:color="auto" w:fill="F8F9FA"/>
                <w:lang w:val="en-GB"/>
              </w:rPr>
            </w:pPr>
          </w:p>
          <w:p w14:paraId="00CA4625" w14:textId="77777777" w:rsidR="00056A9C" w:rsidRPr="00FF505E" w:rsidRDefault="00056A9C" w:rsidP="00966255">
            <w:pPr>
              <w:rPr>
                <w:lang w:val="en-GB"/>
              </w:rPr>
            </w:pPr>
            <w:r w:rsidRPr="00FF505E">
              <w:rPr>
                <w:lang w:val="en-GB"/>
              </w:rPr>
              <w:t>As we are collecting personal information along with your answers, we are informing you that we are only collecting the data, which is necessary for the organization of the [event name]. The data may be shared with other users who have a proper legal basis for it. Details about collecting, storing and processing your information can be found on [website link].</w:t>
            </w:r>
          </w:p>
          <w:p w14:paraId="6AF19BD5" w14:textId="77777777" w:rsidR="00056A9C" w:rsidRPr="00FF505E" w:rsidRDefault="00056A9C" w:rsidP="00966255">
            <w:pPr>
              <w:rPr>
                <w:lang w:val="en-GB"/>
              </w:rPr>
            </w:pPr>
          </w:p>
          <w:p w14:paraId="51F42288" w14:textId="77777777" w:rsidR="00056A9C" w:rsidRPr="00FF505E" w:rsidRDefault="00056A9C" w:rsidP="00966255">
            <w:pPr>
              <w:rPr>
                <w:lang w:val="en-GB"/>
              </w:rPr>
            </w:pPr>
            <w:r w:rsidRPr="00FF505E">
              <w:rPr>
                <w:lang w:val="en-GB"/>
              </w:rPr>
              <w:t>[]I have read the conditions and agree with collecting and using the submitted information for organizational purposes only.</w:t>
            </w:r>
          </w:p>
        </w:tc>
      </w:tr>
    </w:tbl>
    <w:p w14:paraId="5771720B" w14:textId="77777777" w:rsidR="00056A9C" w:rsidRPr="00FF505E" w:rsidRDefault="00056A9C" w:rsidP="00056A9C">
      <w:pPr>
        <w:rPr>
          <w:lang w:val="en-GB"/>
        </w:rPr>
      </w:pPr>
    </w:p>
    <w:p w14:paraId="169FBBB3" w14:textId="77777777" w:rsidR="00056A9C" w:rsidRPr="00FF505E" w:rsidRDefault="00056A9C">
      <w:pPr>
        <w:jc w:val="center"/>
        <w:rPr>
          <w:color w:val="3C886C"/>
          <w:u w:val="single"/>
          <w:lang w:val="en-GB"/>
        </w:rPr>
      </w:pPr>
    </w:p>
    <w:p w14:paraId="0D5CB614" w14:textId="77777777" w:rsidR="00056A9C" w:rsidRPr="00FF505E" w:rsidRDefault="00056A9C">
      <w:pPr>
        <w:jc w:val="center"/>
        <w:rPr>
          <w:color w:val="3C886C"/>
          <w:lang w:val="en-GB"/>
        </w:rPr>
      </w:pPr>
    </w:p>
    <w:sectPr w:rsidR="00056A9C" w:rsidRPr="00FF505E">
      <w:headerReference w:type="default" r:id="rId20"/>
      <w:footerReference w:type="default" r:id="rId21"/>
      <w:headerReference w:type="first" r:id="rId22"/>
      <w:pgSz w:w="11906" w:h="16838"/>
      <w:pgMar w:top="1440" w:right="1440" w:bottom="1440" w:left="144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Delphine Ramon" w:date="2025-02-11T11:30:00Z" w:initials="DR">
    <w:p w14:paraId="36653160" w14:textId="77777777" w:rsidR="002D13EA" w:rsidRDefault="002D13EA" w:rsidP="002D13EA">
      <w:pPr>
        <w:pStyle w:val="CommentText"/>
      </w:pPr>
      <w:r>
        <w:rPr>
          <w:rStyle w:val="CommentReference"/>
        </w:rPr>
        <w:annotationRef/>
      </w:r>
      <w:r>
        <w:rPr>
          <w:lang w:val="nl-BE"/>
        </w:rPr>
        <w:t>@SMITH:</w:t>
      </w:r>
      <w:r>
        <w:rPr>
          <w:lang w:val="nl-BE"/>
        </w:rPr>
        <w:br/>
        <w:t>1) Can you confirm that Hungary won’t deliver a dataset?</w:t>
      </w:r>
      <w:r>
        <w:rPr>
          <w:lang w:val="nl-BE"/>
        </w:rPr>
        <w:br/>
        <w:t>2) We have added a dataset as result of WP2 that will gather all country data.</w:t>
      </w:r>
    </w:p>
  </w:comment>
  <w:comment w:id="23" w:author="Delphine Ramon" w:date="2025-02-14T14:26:00Z" w:initials="DR">
    <w:p w14:paraId="20E1CCA2" w14:textId="77777777" w:rsidR="003D1DA7" w:rsidRDefault="003D1DA7" w:rsidP="003D1DA7">
      <w:pPr>
        <w:pStyle w:val="CommentText"/>
        <w:numPr>
          <w:ilvl w:val="0"/>
          <w:numId w:val="28"/>
        </w:numPr>
      </w:pPr>
      <w:r>
        <w:rPr>
          <w:rStyle w:val="CommentReference"/>
        </w:rPr>
        <w:annotationRef/>
      </w:r>
      <w:r>
        <w:rPr>
          <w:lang w:val="nl-BE"/>
        </w:rPr>
        <w:t>Is confirmed and correct.</w:t>
      </w:r>
    </w:p>
  </w:comment>
  <w:comment w:id="33" w:author="Karen Allacker" w:date="2025-02-10T09:44:00Z" w:initials="KA">
    <w:p w14:paraId="6E4FDE86" w14:textId="5F9DC080" w:rsidR="00843805" w:rsidRDefault="00BB2F84" w:rsidP="00843805">
      <w:pPr>
        <w:pStyle w:val="CommentText"/>
      </w:pPr>
      <w:r>
        <w:rPr>
          <w:rStyle w:val="CommentReference"/>
        </w:rPr>
        <w:annotationRef/>
      </w:r>
      <w:r w:rsidR="00843805">
        <w:rPr>
          <w:lang w:val="nl-BE"/>
        </w:rPr>
        <w:t>To be completed by the partners: any reuse of data should be mentioned here (e.g. geometric building data, energy use of buildings, etc.)</w:t>
      </w:r>
    </w:p>
    <w:p w14:paraId="0918A681" w14:textId="77777777" w:rsidR="00843805" w:rsidRDefault="00843805" w:rsidP="00843805">
      <w:pPr>
        <w:pStyle w:val="CommentText"/>
      </w:pPr>
    </w:p>
    <w:p w14:paraId="09064B0E" w14:textId="77777777" w:rsidR="00843805" w:rsidRDefault="00843805" w:rsidP="00843805">
      <w:pPr>
        <w:pStyle w:val="CommentText"/>
      </w:pPr>
      <w:r>
        <w:rPr>
          <w:lang w:val="nl-BE"/>
        </w:rPr>
        <w:t>If not yet known, please mention: ‘Not yet known, to be added later’.</w:t>
      </w:r>
    </w:p>
  </w:comment>
  <w:comment w:id="36" w:author="Karen Allacker" w:date="2025-02-10T09:45:00Z" w:initials="KA">
    <w:p w14:paraId="0FBD630A" w14:textId="77777777" w:rsidR="006D24B3" w:rsidRDefault="00BB2F84" w:rsidP="006D24B3">
      <w:pPr>
        <w:pStyle w:val="CommentText"/>
      </w:pPr>
      <w:r>
        <w:rPr>
          <w:rStyle w:val="CommentReference"/>
        </w:rPr>
        <w:annotationRef/>
      </w:r>
      <w:r w:rsidR="006D24B3">
        <w:rPr>
          <w:lang w:val="nl-BE"/>
        </w:rPr>
        <w:t>To be completed by the partners</w:t>
      </w:r>
    </w:p>
  </w:comment>
  <w:comment w:id="53" w:author="Delphine Ramon" w:date="2025-02-06T18:45:00Z" w:initials="DR">
    <w:p w14:paraId="1BF0B2CE" w14:textId="2EC478BD" w:rsidR="0055586A" w:rsidRDefault="0055586A" w:rsidP="0055586A">
      <w:pPr>
        <w:pStyle w:val="CommentText"/>
      </w:pPr>
      <w:r>
        <w:rPr>
          <w:rStyle w:val="CommentReference"/>
        </w:rPr>
        <w:annotationRef/>
      </w:r>
      <w:r>
        <w:fldChar w:fldCharType="begin"/>
      </w:r>
      <w:r>
        <w:instrText>HYPERLINK "mailto:karen.allacker@kuleuven.be"</w:instrText>
      </w:r>
      <w:bookmarkStart w:id="56" w:name="_@_27FD69CC93F941638B388BF93A054320Z"/>
      <w:r>
        <w:fldChar w:fldCharType="separate"/>
      </w:r>
      <w:bookmarkEnd w:id="56"/>
      <w:r w:rsidRPr="0055586A">
        <w:rPr>
          <w:rStyle w:val="Mention"/>
          <w:noProof/>
        </w:rPr>
        <w:t>@Karen Allacker</w:t>
      </w:r>
      <w:r>
        <w:fldChar w:fldCharType="end"/>
      </w:r>
      <w:r>
        <w:t xml:space="preserve"> ,</w:t>
      </w:r>
      <w:r>
        <w:fldChar w:fldCharType="begin"/>
      </w:r>
      <w:r>
        <w:instrText>HYPERLINK "mailto:martin.roeck@kuleuven.be"</w:instrText>
      </w:r>
      <w:bookmarkStart w:id="57" w:name="_@_E1C9212F0EBE4E998100A4C7845067AAZ"/>
      <w:r>
        <w:fldChar w:fldCharType="separate"/>
      </w:r>
      <w:bookmarkEnd w:id="57"/>
      <w:r w:rsidRPr="0055586A">
        <w:rPr>
          <w:rStyle w:val="Mention"/>
          <w:noProof/>
        </w:rPr>
        <w:t>@Martin Röck</w:t>
      </w:r>
      <w:r>
        <w:fldChar w:fldCharType="end"/>
      </w:r>
      <w:r>
        <w:t xml:space="preserve"> Are you aware whether this is included in our GA?</w:t>
      </w:r>
    </w:p>
  </w:comment>
  <w:comment w:id="54" w:author="Karen Allacker" w:date="2025-02-10T10:09:00Z" w:initials="KA">
    <w:p w14:paraId="5A61D832" w14:textId="77777777" w:rsidR="009834EE" w:rsidRDefault="009834EE" w:rsidP="009834EE">
      <w:pPr>
        <w:pStyle w:val="CommentText"/>
      </w:pPr>
      <w:r>
        <w:rPr>
          <w:rStyle w:val="CommentReference"/>
        </w:rPr>
        <w:annotationRef/>
      </w:r>
      <w:r>
        <w:rPr>
          <w:lang w:val="nl-BE"/>
        </w:rPr>
        <w:t>Not in the consortium agreement, I will check with our juridical department if this is mentioned in the GA. For now, I just deleted reference to the GA.</w:t>
      </w:r>
    </w:p>
  </w:comment>
  <w:comment w:id="60" w:author="Delphine Ramon" w:date="2025-02-06T18:47:00Z" w:initials="DR">
    <w:p w14:paraId="06EC4A51" w14:textId="18FFF3B3" w:rsidR="00C87987" w:rsidRDefault="00C87987" w:rsidP="00C87987">
      <w:pPr>
        <w:pStyle w:val="CommentText"/>
      </w:pPr>
      <w:r>
        <w:rPr>
          <w:rStyle w:val="CommentReference"/>
        </w:rPr>
        <w:annotationRef/>
      </w:r>
      <w:r>
        <w:fldChar w:fldCharType="begin"/>
      </w:r>
      <w:r>
        <w:instrText>HYPERLINK "mailto:karen.allacker@kuleuven.be"</w:instrText>
      </w:r>
      <w:bookmarkStart w:id="62" w:name="_@_81B86C2F2A8D43A0A3A62478DF3E26ECZ"/>
      <w:r>
        <w:fldChar w:fldCharType="separate"/>
      </w:r>
      <w:bookmarkEnd w:id="62"/>
      <w:r w:rsidRPr="00C87987">
        <w:rPr>
          <w:rStyle w:val="Mention"/>
          <w:noProof/>
        </w:rPr>
        <w:t>@Karen Allacker</w:t>
      </w:r>
      <w:r>
        <w:fldChar w:fldCharType="end"/>
      </w:r>
      <w:r>
        <w:t xml:space="preserve"> &amp; </w:t>
      </w:r>
      <w:r>
        <w:fldChar w:fldCharType="begin"/>
      </w:r>
      <w:r>
        <w:instrText>HYPERLINK "mailto:martin.roeck@kuleuven.be"</w:instrText>
      </w:r>
      <w:bookmarkStart w:id="63" w:name="_@_23860C50B7BE49B9920F300213D57E74Z"/>
      <w:r>
        <w:fldChar w:fldCharType="separate"/>
      </w:r>
      <w:bookmarkEnd w:id="63"/>
      <w:r w:rsidRPr="00C87987">
        <w:rPr>
          <w:rStyle w:val="Mention"/>
          <w:noProof/>
        </w:rPr>
        <w:t>@Martin Röck</w:t>
      </w:r>
      <w:r>
        <w:fldChar w:fldCharType="end"/>
      </w:r>
      <w:r>
        <w:t xml:space="preserve"> , same question. It thought this was the plan. But rather double check with you.</w:t>
      </w:r>
    </w:p>
  </w:comment>
  <w:comment w:id="61" w:author="Karen Allacker" w:date="2025-02-10T11:03:00Z" w:initials="KA">
    <w:p w14:paraId="3A4608FC" w14:textId="77777777" w:rsidR="00CF105D" w:rsidRDefault="00CF105D" w:rsidP="00CF105D">
      <w:pPr>
        <w:pStyle w:val="CommentText"/>
      </w:pPr>
      <w:r>
        <w:rPr>
          <w:rStyle w:val="CommentReference"/>
        </w:rPr>
        <w:annotationRef/>
      </w:r>
      <w:r>
        <w:rPr>
          <w:lang w:val="nl-BE"/>
        </w:rPr>
        <w:t>Nagevraagd bij juridische dienst</w:t>
      </w:r>
    </w:p>
  </w:comment>
  <w:comment w:id="65" w:author="Delphine Ramon" w:date="2025-02-11T11:59:00Z" w:initials="DR">
    <w:p w14:paraId="165416F4" w14:textId="77777777" w:rsidR="00404CFF" w:rsidRDefault="00404CFF" w:rsidP="00404CFF">
      <w:pPr>
        <w:pStyle w:val="CommentText"/>
      </w:pPr>
      <w:r>
        <w:rPr>
          <w:rStyle w:val="CommentReference"/>
        </w:rPr>
        <w:annotationRef/>
      </w:r>
      <w:r>
        <w:rPr>
          <w:lang w:val="nl-BE"/>
        </w:rPr>
        <w:t>@SMITH, anything you want to add here?</w:t>
      </w:r>
    </w:p>
  </w:comment>
  <w:comment w:id="68" w:author="Delphine Ramon" w:date="2025-02-11T12:02:00Z" w:initials="DR">
    <w:p w14:paraId="06ACECBA" w14:textId="77777777" w:rsidR="005479CA" w:rsidRDefault="005479CA" w:rsidP="005479CA">
      <w:pPr>
        <w:pStyle w:val="CommentText"/>
      </w:pPr>
      <w:r>
        <w:rPr>
          <w:rStyle w:val="CommentReference"/>
        </w:rPr>
        <w:annotationRef/>
      </w:r>
      <w:r>
        <w:rPr>
          <w:lang w:val="nl-BE"/>
        </w:rPr>
        <w:t>I’m currently collecting this information from every partner.</w:t>
      </w:r>
    </w:p>
  </w:comment>
  <w:comment w:id="74" w:author="Delphine Ramon" w:date="2025-02-06T18:50:00Z" w:initials="DR">
    <w:p w14:paraId="588287A3" w14:textId="77777777" w:rsidR="00C86F2F" w:rsidRDefault="00FB1063" w:rsidP="00C86F2F">
      <w:pPr>
        <w:pStyle w:val="CommentText"/>
      </w:pPr>
      <w:r>
        <w:rPr>
          <w:rStyle w:val="CommentReference"/>
        </w:rPr>
        <w:annotationRef/>
      </w:r>
      <w:r w:rsidR="00C86F2F">
        <w:rPr>
          <w:lang w:val="nl-BE"/>
        </w:rPr>
        <w:t>To be checked with Smith &amp; WGBC</w:t>
      </w:r>
    </w:p>
  </w:comment>
  <w:comment w:id="75" w:author="Laura Pallares" w:date="2025-02-12T14:21:00Z" w:initials="LP">
    <w:p w14:paraId="1B9AC487" w14:textId="4FE65DA4" w:rsidR="00966255" w:rsidRDefault="00966255">
      <w:pPr>
        <w:pStyle w:val="CommentText"/>
      </w:pPr>
      <w:r>
        <w:rPr>
          <w:rStyle w:val="CommentReference"/>
        </w:rPr>
        <w:annotationRef/>
      </w:r>
      <w:r w:rsidRPr="2233ED74">
        <w:t>correct, we need to mention before each evet that there will be pictures and videos taken, so if they don't agree they should mention it</w:t>
      </w:r>
    </w:p>
  </w:comment>
  <w:comment w:id="76" w:author="Delphine Ramon" w:date="2025-02-13T09:29:00Z" w:initials="DR">
    <w:p w14:paraId="3B802C40" w14:textId="635CE934" w:rsidR="00F3086F" w:rsidRDefault="00F3086F">
      <w:pPr>
        <w:pStyle w:val="CommentText"/>
      </w:pPr>
      <w:r>
        <w:rPr>
          <w:rStyle w:val="CommentReference"/>
        </w:rPr>
        <w:annotationRef/>
      </w:r>
      <w:r w:rsidRPr="7F950F2B">
        <w:t>@Laura, Do you have this information from the previous events, so that we can add it in Appendix 2?</w:t>
      </w:r>
    </w:p>
  </w:comment>
  <w:comment w:id="77" w:author="Delphine Ramon" w:date="2025-02-11T12:04:00Z" w:initials="DR">
    <w:p w14:paraId="4F09AA63" w14:textId="77777777" w:rsidR="004728CC" w:rsidRDefault="004728CC" w:rsidP="004728CC">
      <w:pPr>
        <w:pStyle w:val="CommentText"/>
      </w:pPr>
      <w:r>
        <w:rPr>
          <w:rStyle w:val="CommentReference"/>
        </w:rPr>
        <w:annotationRef/>
      </w:r>
      <w:r>
        <w:rPr>
          <w:lang w:val="nl-BE"/>
        </w:rPr>
        <w:t>@SMITH, is there any form available. If yes, please add in Appendix 2.</w:t>
      </w:r>
    </w:p>
  </w:comment>
  <w:comment w:id="78" w:author="Els Van de moortel" w:date="2025-02-04T15:54:00Z" w:initials="EV">
    <w:p w14:paraId="3EE54569" w14:textId="67D5E586" w:rsidR="00315EE5" w:rsidRDefault="00315EE5" w:rsidP="00315EE5">
      <w:pPr>
        <w:pStyle w:val="CommentText"/>
      </w:pPr>
      <w:r>
        <w:rPr>
          <w:rStyle w:val="CommentReference"/>
        </w:rPr>
        <w:annotationRef/>
      </w:r>
      <w:r>
        <w:rPr>
          <w:lang w:val="nl-BE"/>
        </w:rPr>
        <w:t>Can be deleted here if this is included in task 1.6 Quality assurance and risk management.</w:t>
      </w:r>
    </w:p>
  </w:comment>
  <w:comment w:id="79" w:author="Delphine Ramon" w:date="2025-02-06T18:55:00Z" w:initials="DR">
    <w:p w14:paraId="1E2D0AD8" w14:textId="77777777" w:rsidR="00CF723B" w:rsidRDefault="00CF723B" w:rsidP="00CF723B">
      <w:pPr>
        <w:pStyle w:val="CommentText"/>
      </w:pPr>
      <w:r>
        <w:rPr>
          <w:rStyle w:val="CommentReference"/>
        </w:rPr>
        <w:annotationRef/>
      </w:r>
      <w:r>
        <w:rPr>
          <w:lang w:val="nl-BE"/>
        </w:rPr>
        <w:t>Discussed in D1.1. Does this mean the full section can be deleted?</w:t>
      </w:r>
    </w:p>
  </w:comment>
  <w:comment w:id="80" w:author="Karen Allacker" w:date="2025-02-10T11:11:00Z" w:initials="KA">
    <w:p w14:paraId="319FBB94" w14:textId="77777777" w:rsidR="00EE7D4C" w:rsidRDefault="00EE7D4C" w:rsidP="00EE7D4C">
      <w:pPr>
        <w:pStyle w:val="CommentText"/>
      </w:pPr>
      <w:r>
        <w:rPr>
          <w:rStyle w:val="CommentReference"/>
        </w:rPr>
        <w:annotationRef/>
      </w:r>
      <w:r>
        <w:rPr>
          <w:lang w:val="nl-BE"/>
        </w:rPr>
        <w:t>Ik zou het erin laten staan. Heb wel wat zaken aangepast die we volgens mij niet gaan doen</w:t>
      </w:r>
    </w:p>
  </w:comment>
  <w:comment w:id="92" w:author="Karen Allacker" w:date="2025-02-10T11:12:00Z" w:initials="KA">
    <w:p w14:paraId="43F430A1" w14:textId="77777777" w:rsidR="00EE7D4C" w:rsidRDefault="00EE7D4C" w:rsidP="00EE7D4C">
      <w:pPr>
        <w:pStyle w:val="CommentText"/>
      </w:pPr>
      <w:r>
        <w:rPr>
          <w:rStyle w:val="CommentReference"/>
        </w:rPr>
        <w:annotationRef/>
      </w:r>
      <w:r>
        <w:rPr>
          <w:lang w:val="nl-BE"/>
        </w:rPr>
        <w:t>@Smith: ok? Or do you have another template alraeady? If so, please replace.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653160" w15:done="1"/>
  <w15:commentEx w15:paraId="20E1CCA2" w15:paraIdParent="36653160" w15:done="1"/>
  <w15:commentEx w15:paraId="09064B0E" w15:done="0"/>
  <w15:commentEx w15:paraId="0FBD630A" w15:done="0"/>
  <w15:commentEx w15:paraId="1BF0B2CE" w15:done="1"/>
  <w15:commentEx w15:paraId="5A61D832" w15:paraIdParent="1BF0B2CE" w15:done="1"/>
  <w15:commentEx w15:paraId="06EC4A51" w15:done="1"/>
  <w15:commentEx w15:paraId="3A4608FC" w15:paraIdParent="06EC4A51" w15:done="1"/>
  <w15:commentEx w15:paraId="165416F4" w15:done="0"/>
  <w15:commentEx w15:paraId="06ACECBA" w15:done="0"/>
  <w15:commentEx w15:paraId="588287A3" w15:done="0"/>
  <w15:commentEx w15:paraId="1B9AC487" w15:paraIdParent="588287A3" w15:done="0"/>
  <w15:commentEx w15:paraId="3B802C40" w15:paraIdParent="588287A3" w15:done="0"/>
  <w15:commentEx w15:paraId="4F09AA63" w15:done="0"/>
  <w15:commentEx w15:paraId="3EE54569" w15:done="1"/>
  <w15:commentEx w15:paraId="1E2D0AD8" w15:paraIdParent="3EE54569" w15:done="1"/>
  <w15:commentEx w15:paraId="319FBB94" w15:paraIdParent="3EE54569" w15:done="1"/>
  <w15:commentEx w15:paraId="43F430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A7C620" w16cex:dateUtc="2025-02-11T10:30:00Z"/>
  <w16cex:commentExtensible w16cex:durableId="591B6951" w16cex:dateUtc="2025-02-14T13:26:00Z"/>
  <w16cex:commentExtensible w16cex:durableId="3B8897DC" w16cex:dateUtc="2025-02-10T08:44:00Z"/>
  <w16cex:commentExtensible w16cex:durableId="635CDA7B" w16cex:dateUtc="2025-02-10T08:45:00Z"/>
  <w16cex:commentExtensible w16cex:durableId="36CAFD2A" w16cex:dateUtc="2025-02-06T17:45:00Z"/>
  <w16cex:commentExtensible w16cex:durableId="48156F01" w16cex:dateUtc="2025-02-10T09:09:00Z"/>
  <w16cex:commentExtensible w16cex:durableId="4FC8A144" w16cex:dateUtc="2025-02-06T17:47:00Z"/>
  <w16cex:commentExtensible w16cex:durableId="03131D14" w16cex:dateUtc="2025-02-10T10:03:00Z"/>
  <w16cex:commentExtensible w16cex:durableId="2C575EAF" w16cex:dateUtc="2025-02-11T10:59:00Z"/>
  <w16cex:commentExtensible w16cex:durableId="698FEACD" w16cex:dateUtc="2025-02-11T11:02:00Z"/>
  <w16cex:commentExtensible w16cex:durableId="5AF4CD13" w16cex:dateUtc="2025-02-06T17:50:00Z"/>
  <w16cex:commentExtensible w16cex:durableId="03B1D768" w16cex:dateUtc="2025-02-12T13:21:00Z"/>
  <w16cex:commentExtensible w16cex:durableId="51B82EEE" w16cex:dateUtc="2025-02-13T08:29:00Z"/>
  <w16cex:commentExtensible w16cex:durableId="517D9FC9" w16cex:dateUtc="2025-02-11T11:04:00Z"/>
  <w16cex:commentExtensible w16cex:durableId="24E9D875" w16cex:dateUtc="2025-02-04T14:54:00Z"/>
  <w16cex:commentExtensible w16cex:durableId="691C79FE" w16cex:dateUtc="2025-02-06T17:55:00Z"/>
  <w16cex:commentExtensible w16cex:durableId="03F3C0AF" w16cex:dateUtc="2025-02-10T10:11:00Z"/>
  <w16cex:commentExtensible w16cex:durableId="2E3808F1" w16cex:dateUtc="2025-02-10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653160" w16cid:durableId="29A7C620"/>
  <w16cid:commentId w16cid:paraId="20E1CCA2" w16cid:durableId="591B6951"/>
  <w16cid:commentId w16cid:paraId="09064B0E" w16cid:durableId="3B8897DC"/>
  <w16cid:commentId w16cid:paraId="0FBD630A" w16cid:durableId="635CDA7B"/>
  <w16cid:commentId w16cid:paraId="1BF0B2CE" w16cid:durableId="36CAFD2A"/>
  <w16cid:commentId w16cid:paraId="5A61D832" w16cid:durableId="48156F01"/>
  <w16cid:commentId w16cid:paraId="06EC4A51" w16cid:durableId="4FC8A144"/>
  <w16cid:commentId w16cid:paraId="3A4608FC" w16cid:durableId="03131D14"/>
  <w16cid:commentId w16cid:paraId="165416F4" w16cid:durableId="2C575EAF"/>
  <w16cid:commentId w16cid:paraId="06ACECBA" w16cid:durableId="698FEACD"/>
  <w16cid:commentId w16cid:paraId="588287A3" w16cid:durableId="5AF4CD13"/>
  <w16cid:commentId w16cid:paraId="1B9AC487" w16cid:durableId="03B1D768"/>
  <w16cid:commentId w16cid:paraId="3B802C40" w16cid:durableId="51B82EEE"/>
  <w16cid:commentId w16cid:paraId="4F09AA63" w16cid:durableId="517D9FC9"/>
  <w16cid:commentId w16cid:paraId="3EE54569" w16cid:durableId="24E9D875"/>
  <w16cid:commentId w16cid:paraId="1E2D0AD8" w16cid:durableId="691C79FE"/>
  <w16cid:commentId w16cid:paraId="319FBB94" w16cid:durableId="03F3C0AF"/>
  <w16cid:commentId w16cid:paraId="43F430A1" w16cid:durableId="2E380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80684" w14:textId="77777777" w:rsidR="00B63C73" w:rsidRDefault="00B63C73">
      <w:pPr>
        <w:spacing w:before="0" w:after="0"/>
      </w:pPr>
      <w:r>
        <w:separator/>
      </w:r>
    </w:p>
  </w:endnote>
  <w:endnote w:type="continuationSeparator" w:id="0">
    <w:p w14:paraId="1A358C8B" w14:textId="77777777" w:rsidR="00B63C73" w:rsidRDefault="00B63C73">
      <w:pPr>
        <w:spacing w:before="0" w:after="0"/>
      </w:pPr>
      <w:r>
        <w:continuationSeparator/>
      </w:r>
    </w:p>
  </w:endnote>
  <w:endnote w:type="continuationNotice" w:id="1">
    <w:p w14:paraId="029744B3" w14:textId="77777777" w:rsidR="00B63C73" w:rsidRDefault="00B63C7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Poppins Light">
    <w:charset w:val="00"/>
    <w:family w:val="auto"/>
    <w:pitch w:val="variable"/>
    <w:sig w:usb0="00008007" w:usb1="00000000" w:usb2="00000000" w:usb3="00000000" w:csb0="00000093" w:csb1="00000000"/>
    <w:embedRegular r:id="rId1" w:fontKey="{476A6795-FD80-43DE-B949-6F58102C934D}"/>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C1A57F3C-B997-479E-B608-6F8EE0488735}"/>
  </w:font>
  <w:font w:name="Montserrat">
    <w:charset w:val="00"/>
    <w:family w:val="auto"/>
    <w:pitch w:val="variable"/>
    <w:sig w:usb0="2000020F" w:usb1="00000003" w:usb2="00000000" w:usb3="00000000" w:csb0="00000197" w:csb1="00000000"/>
    <w:embedRegular r:id="rId3" w:fontKey="{C980923A-4377-4075-B0C2-558E22938A7A}"/>
    <w:embedBold r:id="rId4" w:fontKey="{81E90E9E-8A00-429E-A61B-3B1E3E703503}"/>
    <w:embedItalic r:id="rId5" w:fontKey="{7EA0D563-07E2-4C97-AD3F-3563AE0F4D19}"/>
  </w:font>
  <w:font w:name="Montserrat SemiBold">
    <w:charset w:val="00"/>
    <w:family w:val="auto"/>
    <w:pitch w:val="variable"/>
    <w:sig w:usb0="2000020F" w:usb1="00000003" w:usb2="00000000" w:usb3="00000000" w:csb0="00000197" w:csb1="00000000"/>
    <w:embedRegular r:id="rId6" w:fontKey="{7F2E6D0D-97D1-46BC-82AF-89330BD63710}"/>
    <w:embedBold r:id="rId7" w:fontKey="{4C0C8082-6AE0-4DBF-91EF-9B7D2ED85A62}"/>
    <w:embedItalic r:id="rId8" w:fontKey="{ADA0F126-4556-4AD0-A2DF-2D64F91B53AD}"/>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9" w:fontKey="{50FCDCA2-40D4-4C64-AC0A-2A1B2089F508}"/>
  </w:font>
  <w:font w:name="Bahnschrift Light SemiCondensed">
    <w:panose1 w:val="020B0502040204020203"/>
    <w:charset w:val="00"/>
    <w:family w:val="swiss"/>
    <w:pitch w:val="variable"/>
    <w:sig w:usb0="A00002C7" w:usb1="00000002" w:usb2="00000000" w:usb3="00000000" w:csb0="0000019F" w:csb1="00000000"/>
    <w:embedRegular r:id="rId10" w:fontKey="{4C0A5223-C3DC-49E1-A1FB-883DB4B0ADC2}"/>
    <w:embedBold r:id="rId11" w:fontKey="{31DB1C31-D767-41D0-8231-0FA249580B50}"/>
    <w:embedItalic r:id="rId12" w:fontKey="{D9CA347E-F21B-42F4-B27A-74C9606B00DD}"/>
    <w:embedBoldItalic r:id="rId13" w:fontKey="{96E0B9A8-6F28-475C-A29B-22C9117836C1}"/>
  </w:font>
  <w:font w:name="Poppins">
    <w:charset w:val="00"/>
    <w:family w:val="auto"/>
    <w:pitch w:val="variable"/>
    <w:sig w:usb0="00008007" w:usb1="00000000" w:usb2="00000000" w:usb3="00000000" w:csb0="00000093" w:csb1="00000000"/>
    <w:embedRegular r:id="rId14" w:fontKey="{565A0CBB-C568-4A5E-9A32-FFCFF67C7B94}"/>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15" w:fontKey="{74D55121-1B28-4AF8-847D-39A9819CE1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B" w14:textId="1636FD7B" w:rsidR="00F96074" w:rsidRDefault="00F61275">
    <w:pPr>
      <w:pBdr>
        <w:top w:val="nil"/>
        <w:left w:val="nil"/>
        <w:bottom w:val="nil"/>
        <w:right w:val="nil"/>
        <w:between w:val="nil"/>
      </w:pBdr>
      <w:tabs>
        <w:tab w:val="center" w:pos="4513"/>
        <w:tab w:val="right" w:pos="9026"/>
      </w:tabs>
      <w:spacing w:after="0"/>
      <w:jc w:val="right"/>
      <w:rPr>
        <w:color w:val="000000"/>
      </w:rPr>
    </w:pPr>
    <w:r>
      <w:rPr>
        <w:color w:val="000000"/>
      </w:rPr>
      <w:fldChar w:fldCharType="begin"/>
    </w:r>
    <w:r>
      <w:rPr>
        <w:color w:val="000000"/>
      </w:rPr>
      <w:instrText>PAGE</w:instrText>
    </w:r>
    <w:r>
      <w:rPr>
        <w:color w:val="000000"/>
      </w:rPr>
      <w:fldChar w:fldCharType="separate"/>
    </w:r>
    <w:r w:rsidR="0002075C">
      <w:rPr>
        <w:noProof/>
        <w:color w:val="000000"/>
      </w:rPr>
      <w:t>2</w:t>
    </w:r>
    <w:r>
      <w:rPr>
        <w:color w:val="000000"/>
      </w:rPr>
      <w:fldChar w:fldCharType="end"/>
    </w:r>
    <w:r>
      <w:rPr>
        <w:noProof/>
      </w:rPr>
      <w:drawing>
        <wp:anchor distT="0" distB="0" distL="114300" distR="114300" simplePos="0" relativeHeight="251658241" behindDoc="0" locked="0" layoutInCell="1" hidden="0" allowOverlap="1" wp14:anchorId="71E2C535" wp14:editId="23B46456">
          <wp:simplePos x="0" y="0"/>
          <wp:positionH relativeFrom="column">
            <wp:posOffset>-260349</wp:posOffset>
          </wp:positionH>
          <wp:positionV relativeFrom="paragraph">
            <wp:posOffset>302260</wp:posOffset>
          </wp:positionV>
          <wp:extent cx="1499870" cy="311150"/>
          <wp:effectExtent l="0" t="0" r="0" b="0"/>
          <wp:wrapSquare wrapText="bothSides" distT="0" distB="0" distL="114300" distR="114300"/>
          <wp:docPr id="1972050860" name="image1.png"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Blue text on a black background&#10;&#10;Description automatically generated"/>
                  <pic:cNvPicPr preferRelativeResize="0"/>
                </pic:nvPicPr>
                <pic:blipFill>
                  <a:blip r:embed="rId1"/>
                  <a:srcRect/>
                  <a:stretch>
                    <a:fillRect/>
                  </a:stretch>
                </pic:blipFill>
                <pic:spPr>
                  <a:xfrm>
                    <a:off x="0" y="0"/>
                    <a:ext cx="1499870" cy="311150"/>
                  </a:xfrm>
                  <a:prstGeom prst="rect">
                    <a:avLst/>
                  </a:prstGeom>
                  <a:ln/>
                </pic:spPr>
              </pic:pic>
            </a:graphicData>
          </a:graphic>
        </wp:anchor>
      </w:drawing>
    </w:r>
  </w:p>
  <w:p w14:paraId="0000012C" w14:textId="77777777" w:rsidR="00F96074" w:rsidRDefault="00F61275">
    <w:pPr>
      <w:pBdr>
        <w:top w:val="nil"/>
        <w:left w:val="nil"/>
        <w:bottom w:val="nil"/>
        <w:right w:val="nil"/>
        <w:between w:val="nil"/>
      </w:pBdr>
      <w:tabs>
        <w:tab w:val="center" w:pos="4513"/>
        <w:tab w:val="right" w:pos="9026"/>
      </w:tabs>
      <w:spacing w:after="0"/>
      <w:rPr>
        <w:color w:val="132B45"/>
        <w:sz w:val="16"/>
        <w:szCs w:val="16"/>
      </w:rPr>
    </w:pPr>
    <w:r>
      <w:rPr>
        <w:color w:val="000000"/>
      </w:rPr>
      <w:tab/>
    </w:r>
    <w:r>
      <w:rPr>
        <w:color w:val="132B45"/>
        <w:sz w:val="16"/>
        <w:szCs w:val="16"/>
      </w:rPr>
      <w:t xml:space="preserve">This project is co-funded by the European Union’s Life </w:t>
    </w:r>
    <w:proofErr w:type="spellStart"/>
    <w:r>
      <w:rPr>
        <w:color w:val="132B45"/>
        <w:sz w:val="16"/>
        <w:szCs w:val="16"/>
      </w:rPr>
      <w:t>programme</w:t>
    </w:r>
    <w:proofErr w:type="spellEnd"/>
    <w:r>
      <w:rPr>
        <w:color w:val="132B45"/>
        <w:sz w:val="16"/>
        <w:szCs w:val="16"/>
      </w:rPr>
      <w:t xml:space="preserve"> under grant agreement 101167585.</w:t>
    </w:r>
  </w:p>
  <w:p w14:paraId="0000012D" w14:textId="77777777" w:rsidR="00F96074" w:rsidRDefault="00F96074">
    <w:pPr>
      <w:pBdr>
        <w:top w:val="nil"/>
        <w:left w:val="nil"/>
        <w:bottom w:val="nil"/>
        <w:right w:val="nil"/>
        <w:between w:val="nil"/>
      </w:pBdr>
      <w:tabs>
        <w:tab w:val="center" w:pos="4513"/>
        <w:tab w:val="right" w:pos="9026"/>
        <w:tab w:val="left" w:pos="332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3FCEE" w14:textId="77777777" w:rsidR="00B63C73" w:rsidRDefault="00B63C73">
      <w:pPr>
        <w:spacing w:before="0" w:after="0"/>
      </w:pPr>
      <w:r>
        <w:separator/>
      </w:r>
    </w:p>
  </w:footnote>
  <w:footnote w:type="continuationSeparator" w:id="0">
    <w:p w14:paraId="58F94276" w14:textId="77777777" w:rsidR="00B63C73" w:rsidRDefault="00B63C73">
      <w:pPr>
        <w:spacing w:before="0" w:after="0"/>
      </w:pPr>
      <w:r>
        <w:continuationSeparator/>
      </w:r>
    </w:p>
  </w:footnote>
  <w:footnote w:type="continuationNotice" w:id="1">
    <w:p w14:paraId="1EF1F381" w14:textId="77777777" w:rsidR="00B63C73" w:rsidRDefault="00B63C73">
      <w:pPr>
        <w:spacing w:before="0" w:after="0"/>
      </w:pPr>
    </w:p>
  </w:footnote>
  <w:footnote w:id="2">
    <w:p w14:paraId="577BEB86" w14:textId="77777777" w:rsidR="00092CBD" w:rsidRDefault="00092CBD" w:rsidP="00092CBD">
      <w:r>
        <w:rPr>
          <w:rStyle w:val="FootnoteReference"/>
        </w:rPr>
        <w:footnoteRef/>
      </w:r>
      <w:r>
        <w:t xml:space="preserve"> </w:t>
      </w:r>
      <w:bookmarkStart w:id="13" w:name="_Hlk187761346"/>
      <w:r>
        <w:fldChar w:fldCharType="begin"/>
      </w:r>
      <w:r>
        <w:instrText xml:space="preserve"> HYPERLINK "https://ec.europa.eu/info/funding-tenders/opportunities/docs/2021-2027/horizon/temp-form/report/data-management-plan_he_en.docx" </w:instrText>
      </w:r>
      <w:r>
        <w:fldChar w:fldCharType="separate"/>
      </w:r>
      <w:r w:rsidRPr="00C96A31">
        <w:rPr>
          <w:rStyle w:val="Hyperlink"/>
        </w:rPr>
        <w:t>https://ec.europa.eu/info/funding-tenders/opportunities/docs/2021-2027/horizon/temp-form/report/data-management-plan_he_en.docx</w:t>
      </w:r>
      <w:r>
        <w:rPr>
          <w:rStyle w:val="Hyperlink"/>
        </w:rPr>
        <w:fldChar w:fldCharType="end"/>
      </w:r>
      <w:bookmarkEnd w:id="13"/>
    </w:p>
    <w:p w14:paraId="48075C48" w14:textId="77777777" w:rsidR="00092CBD" w:rsidRDefault="00092CBD" w:rsidP="00092CBD">
      <w:pPr>
        <w:pStyle w:val="FootnoteText"/>
      </w:pPr>
      <w:r>
        <w:t xml:space="preserve"> </w:t>
      </w:r>
    </w:p>
  </w:footnote>
  <w:footnote w:id="3">
    <w:p w14:paraId="4F3C45B8" w14:textId="77777777" w:rsidR="00A9342D" w:rsidRDefault="00A9342D" w:rsidP="00A9342D">
      <w:pPr>
        <w:pStyle w:val="FootnoteText"/>
      </w:pPr>
      <w:r>
        <w:rPr>
          <w:rStyle w:val="FootnoteReference"/>
        </w:rPr>
        <w:footnoteRef/>
      </w:r>
      <w:r>
        <w:t xml:space="preserve"> </w:t>
      </w:r>
      <w:hyperlink r:id="rId1" w:history="1">
        <w:r w:rsidRPr="00EC34B4">
          <w:rPr>
            <w:rStyle w:val="Hyperlink"/>
          </w:rPr>
          <w:t>https://www.nnlm.gov/guides/data-glossary/persistent-unique-identifier</w:t>
        </w:r>
      </w:hyperlink>
      <w:r>
        <w:t xml:space="preserve"> </w:t>
      </w:r>
    </w:p>
  </w:footnote>
  <w:footnote w:id="4">
    <w:p w14:paraId="564B81BA" w14:textId="77777777" w:rsidR="00A9342D" w:rsidRDefault="00A9342D" w:rsidP="00A9342D">
      <w:pPr>
        <w:pStyle w:val="FootnoteText"/>
      </w:pPr>
      <w:r>
        <w:rPr>
          <w:rStyle w:val="FootnoteReference"/>
        </w:rPr>
        <w:footnoteRef/>
      </w:r>
      <w:r>
        <w:rPr>
          <w:rStyle w:val="FootnoteReference"/>
        </w:rPr>
        <w:footnoteRef/>
      </w:r>
      <w:r>
        <w:t xml:space="preserve"> </w:t>
      </w:r>
      <w:hyperlink r:id="rId2" w:history="1">
        <w:r w:rsidRPr="00EC34B4">
          <w:rPr>
            <w:rStyle w:val="Hyperlink"/>
          </w:rPr>
          <w:t>https://rdamsc.bath.ac.uk/</w:t>
        </w:r>
      </w:hyperlink>
      <w:r>
        <w:t xml:space="preserve"> </w:t>
      </w:r>
    </w:p>
  </w:footnote>
  <w:footnote w:id="5">
    <w:p w14:paraId="29BCAD44" w14:textId="77777777" w:rsidR="00A9342D" w:rsidRDefault="00A9342D" w:rsidP="00A9342D">
      <w:pPr>
        <w:pStyle w:val="FootnoteText"/>
      </w:pPr>
      <w:r>
        <w:rPr>
          <w:rStyle w:val="FootnoteReference"/>
        </w:rPr>
        <w:footnoteRef/>
      </w:r>
      <w:r>
        <w:t xml:space="preserve"> </w:t>
      </w:r>
      <w:hyperlink r:id="rId3" w:history="1">
        <w:r w:rsidRPr="00EC34B4">
          <w:rPr>
            <w:rStyle w:val="Hyperlink"/>
          </w:rPr>
          <w:t>https://www.openarchives.org/pmh/</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8" w14:textId="77777777" w:rsidR="00F96074" w:rsidRDefault="00F96074">
    <w:pPr>
      <w:pBdr>
        <w:top w:val="nil"/>
        <w:left w:val="nil"/>
        <w:bottom w:val="nil"/>
        <w:right w:val="nil"/>
        <w:between w:val="nil"/>
      </w:pBdr>
      <w:tabs>
        <w:tab w:val="center" w:pos="4513"/>
        <w:tab w:val="right" w:pos="9026"/>
      </w:tabs>
      <w:spacing w:after="0"/>
      <w:rPr>
        <w:color w:val="000000"/>
      </w:rPr>
    </w:pPr>
  </w:p>
  <w:p w14:paraId="00000129" w14:textId="77777777" w:rsidR="00F96074" w:rsidRDefault="00F96074">
    <w:pPr>
      <w:pBdr>
        <w:top w:val="nil"/>
        <w:left w:val="nil"/>
        <w:bottom w:val="nil"/>
        <w:right w:val="nil"/>
        <w:between w:val="nil"/>
      </w:pBdr>
      <w:tabs>
        <w:tab w:val="center" w:pos="4513"/>
        <w:tab w:val="right" w:pos="9026"/>
      </w:tabs>
      <w:spacing w:after="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A" w14:textId="77777777" w:rsidR="00F96074" w:rsidRDefault="00F61275">
    <w:pPr>
      <w:pBdr>
        <w:top w:val="nil"/>
        <w:left w:val="nil"/>
        <w:bottom w:val="nil"/>
        <w:right w:val="nil"/>
        <w:between w:val="nil"/>
      </w:pBdr>
      <w:tabs>
        <w:tab w:val="center" w:pos="4513"/>
        <w:tab w:val="right" w:pos="9026"/>
      </w:tabs>
      <w:spacing w:after="0"/>
      <w:rPr>
        <w:color w:val="000000"/>
      </w:rPr>
    </w:pPr>
    <w:r>
      <w:rPr>
        <w:noProof/>
      </w:rPr>
      <w:drawing>
        <wp:anchor distT="0" distB="0" distL="114300" distR="114300" simplePos="0" relativeHeight="251658240" behindDoc="0" locked="0" layoutInCell="1" hidden="0" allowOverlap="1" wp14:anchorId="5A7A083D" wp14:editId="169AF390">
          <wp:simplePos x="0" y="0"/>
          <wp:positionH relativeFrom="column">
            <wp:posOffset>1</wp:posOffset>
          </wp:positionH>
          <wp:positionV relativeFrom="paragraph">
            <wp:posOffset>-634</wp:posOffset>
          </wp:positionV>
          <wp:extent cx="1499235" cy="314325"/>
          <wp:effectExtent l="0" t="0" r="0" b="0"/>
          <wp:wrapNone/>
          <wp:docPr id="1972050858" name="image5.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blue text on a black background&#10;&#10;Description automatically generated"/>
                  <pic:cNvPicPr preferRelativeResize="0"/>
                </pic:nvPicPr>
                <pic:blipFill>
                  <a:blip r:embed="rId1"/>
                  <a:srcRect/>
                  <a:stretch>
                    <a:fillRect/>
                  </a:stretch>
                </pic:blipFill>
                <pic:spPr>
                  <a:xfrm>
                    <a:off x="0" y="0"/>
                    <a:ext cx="1499235" cy="314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3BF"/>
    <w:multiLevelType w:val="multilevel"/>
    <w:tmpl w:val="1B68D728"/>
    <w:lvl w:ilvl="0">
      <w:start w:val="3"/>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09B477C8"/>
    <w:multiLevelType w:val="multilevel"/>
    <w:tmpl w:val="E6B2F002"/>
    <w:lvl w:ilvl="0">
      <w:start w:val="4"/>
      <w:numFmt w:val="decimal"/>
      <w:lvlText w:val="%1"/>
      <w:lvlJc w:val="left"/>
      <w:pPr>
        <w:ind w:left="696" w:hanging="6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AEE6F39"/>
    <w:multiLevelType w:val="multilevel"/>
    <w:tmpl w:val="41108C0A"/>
    <w:lvl w:ilvl="0">
      <w:start w:val="4"/>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17B493C"/>
    <w:multiLevelType w:val="multilevel"/>
    <w:tmpl w:val="99E8C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6E2869"/>
    <w:multiLevelType w:val="hybridMultilevel"/>
    <w:tmpl w:val="E2021B84"/>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154C3ADD"/>
    <w:multiLevelType w:val="hybridMultilevel"/>
    <w:tmpl w:val="E514C79C"/>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8D90037"/>
    <w:multiLevelType w:val="hybridMultilevel"/>
    <w:tmpl w:val="C180EBEA"/>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1949438A"/>
    <w:multiLevelType w:val="multilevel"/>
    <w:tmpl w:val="967211B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C7F5AFE"/>
    <w:multiLevelType w:val="hybridMultilevel"/>
    <w:tmpl w:val="FF6801C0"/>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1E1B2DB9"/>
    <w:multiLevelType w:val="multilevel"/>
    <w:tmpl w:val="BB681B84"/>
    <w:lvl w:ilvl="0">
      <w:start w:val="2"/>
      <w:numFmt w:val="decimal"/>
      <w:lvlText w:val="%1"/>
      <w:lvlJc w:val="left"/>
      <w:pPr>
        <w:ind w:left="380" w:hanging="3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10" w15:restartNumberingAfterBreak="0">
    <w:nsid w:val="232865D9"/>
    <w:multiLevelType w:val="hybridMultilevel"/>
    <w:tmpl w:val="0792AC0C"/>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33783FB6"/>
    <w:multiLevelType w:val="hybridMultilevel"/>
    <w:tmpl w:val="C36CA536"/>
    <w:lvl w:ilvl="0" w:tplc="FA623E48">
      <w:start w:val="1"/>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3AD239EF"/>
    <w:multiLevelType w:val="hybridMultilevel"/>
    <w:tmpl w:val="91A87660"/>
    <w:lvl w:ilvl="0" w:tplc="E6CCDC32">
      <w:start w:val="1"/>
      <w:numFmt w:val="decimal"/>
      <w:lvlText w:val="%1)"/>
      <w:lvlJc w:val="left"/>
      <w:pPr>
        <w:ind w:left="1020" w:hanging="360"/>
      </w:pPr>
    </w:lvl>
    <w:lvl w:ilvl="1" w:tplc="2A92671E">
      <w:start w:val="1"/>
      <w:numFmt w:val="decimal"/>
      <w:lvlText w:val="%2)"/>
      <w:lvlJc w:val="left"/>
      <w:pPr>
        <w:ind w:left="1020" w:hanging="360"/>
      </w:pPr>
    </w:lvl>
    <w:lvl w:ilvl="2" w:tplc="6CFEAE80">
      <w:start w:val="1"/>
      <w:numFmt w:val="decimal"/>
      <w:lvlText w:val="%3)"/>
      <w:lvlJc w:val="left"/>
      <w:pPr>
        <w:ind w:left="1020" w:hanging="360"/>
      </w:pPr>
    </w:lvl>
    <w:lvl w:ilvl="3" w:tplc="EC04070E">
      <w:start w:val="1"/>
      <w:numFmt w:val="decimal"/>
      <w:lvlText w:val="%4)"/>
      <w:lvlJc w:val="left"/>
      <w:pPr>
        <w:ind w:left="1020" w:hanging="360"/>
      </w:pPr>
    </w:lvl>
    <w:lvl w:ilvl="4" w:tplc="E2CEBF90">
      <w:start w:val="1"/>
      <w:numFmt w:val="decimal"/>
      <w:lvlText w:val="%5)"/>
      <w:lvlJc w:val="left"/>
      <w:pPr>
        <w:ind w:left="1020" w:hanging="360"/>
      </w:pPr>
    </w:lvl>
    <w:lvl w:ilvl="5" w:tplc="80C47448">
      <w:start w:val="1"/>
      <w:numFmt w:val="decimal"/>
      <w:lvlText w:val="%6)"/>
      <w:lvlJc w:val="left"/>
      <w:pPr>
        <w:ind w:left="1020" w:hanging="360"/>
      </w:pPr>
    </w:lvl>
    <w:lvl w:ilvl="6" w:tplc="641AB2CA">
      <w:start w:val="1"/>
      <w:numFmt w:val="decimal"/>
      <w:lvlText w:val="%7)"/>
      <w:lvlJc w:val="left"/>
      <w:pPr>
        <w:ind w:left="1020" w:hanging="360"/>
      </w:pPr>
    </w:lvl>
    <w:lvl w:ilvl="7" w:tplc="7376D962">
      <w:start w:val="1"/>
      <w:numFmt w:val="decimal"/>
      <w:lvlText w:val="%8)"/>
      <w:lvlJc w:val="left"/>
      <w:pPr>
        <w:ind w:left="1020" w:hanging="360"/>
      </w:pPr>
    </w:lvl>
    <w:lvl w:ilvl="8" w:tplc="0232B4BE">
      <w:start w:val="1"/>
      <w:numFmt w:val="decimal"/>
      <w:lvlText w:val="%9)"/>
      <w:lvlJc w:val="left"/>
      <w:pPr>
        <w:ind w:left="1020" w:hanging="360"/>
      </w:pPr>
    </w:lvl>
  </w:abstractNum>
  <w:abstractNum w:abstractNumId="13" w15:restartNumberingAfterBreak="0">
    <w:nsid w:val="3E9E6DB1"/>
    <w:multiLevelType w:val="hybridMultilevel"/>
    <w:tmpl w:val="BEE4DE7A"/>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47B944EA"/>
    <w:multiLevelType w:val="hybridMultilevel"/>
    <w:tmpl w:val="12E64D32"/>
    <w:lvl w:ilvl="0" w:tplc="4C00F752">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4F7212CB"/>
    <w:multiLevelType w:val="hybridMultilevel"/>
    <w:tmpl w:val="5D44803E"/>
    <w:lvl w:ilvl="0" w:tplc="04240001">
      <w:start w:val="1"/>
      <w:numFmt w:val="bullet"/>
      <w:lvlText w:val=""/>
      <w:lvlJc w:val="left"/>
      <w:pPr>
        <w:ind w:left="360" w:hanging="360"/>
      </w:pPr>
      <w:rPr>
        <w:rFonts w:ascii="Symbol" w:hAnsi="Symbol"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6" w15:restartNumberingAfterBreak="0">
    <w:nsid w:val="50B153CA"/>
    <w:multiLevelType w:val="hybridMultilevel"/>
    <w:tmpl w:val="68702E36"/>
    <w:lvl w:ilvl="0" w:tplc="4C00F752">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5709302C"/>
    <w:multiLevelType w:val="hybridMultilevel"/>
    <w:tmpl w:val="6BD431CA"/>
    <w:lvl w:ilvl="0" w:tplc="4C00F752">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5E89795A"/>
    <w:multiLevelType w:val="hybridMultilevel"/>
    <w:tmpl w:val="98081A62"/>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602A7BA3"/>
    <w:multiLevelType w:val="hybridMultilevel"/>
    <w:tmpl w:val="DD06DF30"/>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632C64A9"/>
    <w:multiLevelType w:val="hybridMultilevel"/>
    <w:tmpl w:val="052CEAFA"/>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15:restartNumberingAfterBreak="0">
    <w:nsid w:val="66035000"/>
    <w:multiLevelType w:val="multilevel"/>
    <w:tmpl w:val="A378B050"/>
    <w:lvl w:ilvl="0">
      <w:start w:val="1"/>
      <w:numFmt w:val="decimal"/>
      <w:lvlText w:val="%1."/>
      <w:lvlJc w:val="left"/>
      <w:pPr>
        <w:ind w:left="1440" w:hanging="720"/>
      </w:pPr>
    </w:lvl>
    <w:lvl w:ilvl="1">
      <w:start w:val="1"/>
      <w:numFmt w:val="decimal"/>
      <w:lvlText w:val="%1.%2"/>
      <w:lvlJc w:val="left"/>
      <w:pPr>
        <w:ind w:left="1440" w:hanging="720"/>
      </w:pPr>
    </w:lvl>
    <w:lvl w:ilvl="2">
      <w:start w:val="1"/>
      <w:numFmt w:val="decimal"/>
      <w:lvlText w:val="%1.%2.%3"/>
      <w:lvlJc w:val="left"/>
      <w:pPr>
        <w:ind w:left="1800" w:hanging="1080"/>
      </w:pPr>
    </w:lvl>
    <w:lvl w:ilvl="3">
      <w:start w:val="1"/>
      <w:numFmt w:val="decimal"/>
      <w:lvlText w:val="%1.%2.%3.%4"/>
      <w:lvlJc w:val="left"/>
      <w:pPr>
        <w:ind w:left="2160" w:hanging="1440"/>
      </w:pPr>
    </w:lvl>
    <w:lvl w:ilvl="4">
      <w:start w:val="1"/>
      <w:numFmt w:val="decimal"/>
      <w:lvlText w:val="%1.%2.%3.%4.%5"/>
      <w:lvlJc w:val="left"/>
      <w:pPr>
        <w:ind w:left="2520" w:hanging="1800"/>
      </w:pPr>
    </w:lvl>
    <w:lvl w:ilvl="5">
      <w:start w:val="1"/>
      <w:numFmt w:val="decimal"/>
      <w:lvlText w:val="%1.%2.%3.%4.%5.%6"/>
      <w:lvlJc w:val="left"/>
      <w:pPr>
        <w:ind w:left="2520" w:hanging="1800"/>
      </w:pPr>
    </w:lvl>
    <w:lvl w:ilvl="6">
      <w:start w:val="1"/>
      <w:numFmt w:val="decimal"/>
      <w:lvlText w:val="%1.%2.%3.%4.%5.%6.%7"/>
      <w:lvlJc w:val="left"/>
      <w:pPr>
        <w:ind w:left="2880" w:hanging="2160"/>
      </w:pPr>
    </w:lvl>
    <w:lvl w:ilvl="7">
      <w:start w:val="1"/>
      <w:numFmt w:val="decimal"/>
      <w:lvlText w:val="%1.%2.%3.%4.%5.%6.%7.%8"/>
      <w:lvlJc w:val="left"/>
      <w:pPr>
        <w:ind w:left="3240" w:hanging="2520"/>
      </w:pPr>
    </w:lvl>
    <w:lvl w:ilvl="8">
      <w:start w:val="1"/>
      <w:numFmt w:val="decimal"/>
      <w:lvlText w:val="%1.%2.%3.%4.%5.%6.%7.%8.%9"/>
      <w:lvlJc w:val="left"/>
      <w:pPr>
        <w:ind w:left="3600" w:hanging="2880"/>
      </w:pPr>
    </w:lvl>
  </w:abstractNum>
  <w:abstractNum w:abstractNumId="22" w15:restartNumberingAfterBreak="0">
    <w:nsid w:val="6EE16AE0"/>
    <w:multiLevelType w:val="multilevel"/>
    <w:tmpl w:val="C904491E"/>
    <w:lvl w:ilvl="0">
      <w:start w:val="6"/>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15:restartNumberingAfterBreak="0">
    <w:nsid w:val="773C0342"/>
    <w:multiLevelType w:val="multilevel"/>
    <w:tmpl w:val="6210787A"/>
    <w:lvl w:ilvl="0">
      <w:start w:val="1"/>
      <w:numFmt w:val="decimal"/>
      <w:lvlText w:val="%1."/>
      <w:lvlJc w:val="left"/>
      <w:pPr>
        <w:ind w:left="360" w:hanging="360"/>
      </w:pPr>
    </w:lvl>
    <w:lvl w:ilvl="1">
      <w:start w:val="1"/>
      <w:numFmt w:val="decimal"/>
      <w:lvlText w:val="%1.%2."/>
      <w:lvlJc w:val="left"/>
      <w:pPr>
        <w:ind w:left="792" w:hanging="792"/>
      </w:pPr>
    </w:lvl>
    <w:lvl w:ilvl="2">
      <w:start w:val="1"/>
      <w:numFmt w:val="decimal"/>
      <w:lvlText w:val="%3.%1.%2."/>
      <w:lvlJc w:val="left"/>
      <w:pPr>
        <w:ind w:left="1224" w:hanging="1224"/>
      </w:pPr>
    </w:lvl>
    <w:lvl w:ilvl="3">
      <w:start w:val="1"/>
      <w:numFmt w:val="decimal"/>
      <w:lvlText w:val="%3.%2.%1.%4."/>
      <w:lvlJc w:val="left"/>
      <w:pPr>
        <w:ind w:left="1728" w:hanging="1728"/>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F718CF"/>
    <w:multiLevelType w:val="multilevel"/>
    <w:tmpl w:val="DFE03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E8873FB"/>
    <w:multiLevelType w:val="hybridMultilevel"/>
    <w:tmpl w:val="711EF134"/>
    <w:lvl w:ilvl="0" w:tplc="44FCEE48">
      <w:start w:val="4"/>
      <w:numFmt w:val="bullet"/>
      <w:lvlText w:val="-"/>
      <w:lvlJc w:val="left"/>
      <w:pPr>
        <w:ind w:left="720" w:hanging="360"/>
      </w:pPr>
      <w:rPr>
        <w:rFonts w:ascii="Poppins Light" w:eastAsia="Poppins Light" w:hAnsi="Poppins Light" w:cs="Poppins Light"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544714362">
    <w:abstractNumId w:val="3"/>
  </w:num>
  <w:num w:numId="2" w16cid:durableId="1557619857">
    <w:abstractNumId w:val="24"/>
  </w:num>
  <w:num w:numId="3" w16cid:durableId="1423138038">
    <w:abstractNumId w:val="21"/>
  </w:num>
  <w:num w:numId="4" w16cid:durableId="1390962380">
    <w:abstractNumId w:val="9"/>
  </w:num>
  <w:num w:numId="5" w16cid:durableId="1324315460">
    <w:abstractNumId w:val="23"/>
  </w:num>
  <w:num w:numId="6" w16cid:durableId="1506550201">
    <w:abstractNumId w:val="7"/>
  </w:num>
  <w:num w:numId="7" w16cid:durableId="19465782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998741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20489231">
    <w:abstractNumId w:val="11"/>
  </w:num>
  <w:num w:numId="10" w16cid:durableId="905456206">
    <w:abstractNumId w:val="17"/>
  </w:num>
  <w:num w:numId="11" w16cid:durableId="898709243">
    <w:abstractNumId w:val="18"/>
  </w:num>
  <w:num w:numId="12" w16cid:durableId="1968268981">
    <w:abstractNumId w:val="2"/>
  </w:num>
  <w:num w:numId="13" w16cid:durableId="21904593">
    <w:abstractNumId w:val="1"/>
  </w:num>
  <w:num w:numId="14" w16cid:durableId="486022844">
    <w:abstractNumId w:val="14"/>
  </w:num>
  <w:num w:numId="15" w16cid:durableId="1406756964">
    <w:abstractNumId w:val="15"/>
  </w:num>
  <w:num w:numId="16" w16cid:durableId="1445539779">
    <w:abstractNumId w:val="16"/>
  </w:num>
  <w:num w:numId="17" w16cid:durableId="1604073783">
    <w:abstractNumId w:val="6"/>
  </w:num>
  <w:num w:numId="18" w16cid:durableId="767847077">
    <w:abstractNumId w:val="19"/>
  </w:num>
  <w:num w:numId="19" w16cid:durableId="1765372709">
    <w:abstractNumId w:val="8"/>
  </w:num>
  <w:num w:numId="20" w16cid:durableId="1693535637">
    <w:abstractNumId w:val="25"/>
  </w:num>
  <w:num w:numId="21" w16cid:durableId="4477016">
    <w:abstractNumId w:val="20"/>
  </w:num>
  <w:num w:numId="22" w16cid:durableId="1708480131">
    <w:abstractNumId w:val="10"/>
  </w:num>
  <w:num w:numId="23" w16cid:durableId="1944923050">
    <w:abstractNumId w:val="13"/>
  </w:num>
  <w:num w:numId="24" w16cid:durableId="2118061500">
    <w:abstractNumId w:val="5"/>
  </w:num>
  <w:num w:numId="25" w16cid:durableId="1277367157">
    <w:abstractNumId w:val="4"/>
  </w:num>
  <w:num w:numId="26" w16cid:durableId="1789548316">
    <w:abstractNumId w:val="0"/>
  </w:num>
  <w:num w:numId="27" w16cid:durableId="1185287028">
    <w:abstractNumId w:val="22"/>
  </w:num>
  <w:num w:numId="28" w16cid:durableId="125089238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en Allacker">
    <w15:presenceInfo w15:providerId="AD" w15:userId="S::karen.allacker@kuleuven.be::71b842a0-233e-475b-ac3c-c11ade41510f"/>
  </w15:person>
  <w15:person w15:author="Delphine Ramon">
    <w15:presenceInfo w15:providerId="AD" w15:userId="S::delphine.ramon@kuleuven.be::37b89dc1-6972-40ab-9995-b62dc2411ba7"/>
  </w15:person>
  <w15:person w15:author="Carolina Koronen">
    <w15:presenceInfo w15:providerId="AD" w15:userId="S::carolina.koronen_bpie.eu#ext#@smithinnovation.onmicrosoft.com::f5c8f0fb-6def-4311-af12-b49c12ee4bc8"/>
  </w15:person>
  <w15:person w15:author="Laura Pallares">
    <w15:presenceInfo w15:providerId="AD" w15:userId="S::lpallares_worldgbc.onmicrosoft.com#ext#@smithinnovation.onmicrosoft.com::c02f1610-eba7-4edc-839f-6c6080027738"/>
  </w15:person>
  <w15:person w15:author="Els Van de moortel">
    <w15:presenceInfo w15:providerId="AD" w15:userId="S::els.vandemoortel@kuleuven.be::4e5e19d5-f2dc-4a8c-845d-e7e9e8bd2f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074"/>
    <w:rsid w:val="00003274"/>
    <w:rsid w:val="00010E91"/>
    <w:rsid w:val="0002075C"/>
    <w:rsid w:val="000245A3"/>
    <w:rsid w:val="0002525B"/>
    <w:rsid w:val="00036A4F"/>
    <w:rsid w:val="00053296"/>
    <w:rsid w:val="00056A9C"/>
    <w:rsid w:val="00071C10"/>
    <w:rsid w:val="000876F6"/>
    <w:rsid w:val="00092CBD"/>
    <w:rsid w:val="000A04A3"/>
    <w:rsid w:val="000A7347"/>
    <w:rsid w:val="000D678D"/>
    <w:rsid w:val="000F358B"/>
    <w:rsid w:val="00104B65"/>
    <w:rsid w:val="00120FA3"/>
    <w:rsid w:val="00125808"/>
    <w:rsid w:val="00147A15"/>
    <w:rsid w:val="001654DE"/>
    <w:rsid w:val="0018521C"/>
    <w:rsid w:val="001868A5"/>
    <w:rsid w:val="001C6DC9"/>
    <w:rsid w:val="001F4552"/>
    <w:rsid w:val="001F5B55"/>
    <w:rsid w:val="002075C6"/>
    <w:rsid w:val="00234DEC"/>
    <w:rsid w:val="002352FA"/>
    <w:rsid w:val="00243740"/>
    <w:rsid w:val="002461EB"/>
    <w:rsid w:val="00282018"/>
    <w:rsid w:val="00282B7B"/>
    <w:rsid w:val="00285DEE"/>
    <w:rsid w:val="00293952"/>
    <w:rsid w:val="002961D5"/>
    <w:rsid w:val="002A7F17"/>
    <w:rsid w:val="002B02FB"/>
    <w:rsid w:val="002B1581"/>
    <w:rsid w:val="002D13EA"/>
    <w:rsid w:val="003001C0"/>
    <w:rsid w:val="00315EE5"/>
    <w:rsid w:val="00343EDE"/>
    <w:rsid w:val="00354FDD"/>
    <w:rsid w:val="00356DEC"/>
    <w:rsid w:val="003626DA"/>
    <w:rsid w:val="003704A1"/>
    <w:rsid w:val="0037076F"/>
    <w:rsid w:val="0037722C"/>
    <w:rsid w:val="00392B1D"/>
    <w:rsid w:val="00396C6B"/>
    <w:rsid w:val="00397289"/>
    <w:rsid w:val="003B14CD"/>
    <w:rsid w:val="003D04E7"/>
    <w:rsid w:val="003D1DA7"/>
    <w:rsid w:val="003D5688"/>
    <w:rsid w:val="003D71BD"/>
    <w:rsid w:val="003E74D8"/>
    <w:rsid w:val="003F16FA"/>
    <w:rsid w:val="004007D5"/>
    <w:rsid w:val="00404CFF"/>
    <w:rsid w:val="00406392"/>
    <w:rsid w:val="00421B40"/>
    <w:rsid w:val="004229FE"/>
    <w:rsid w:val="00427F7E"/>
    <w:rsid w:val="00440C31"/>
    <w:rsid w:val="00463A21"/>
    <w:rsid w:val="004728CC"/>
    <w:rsid w:val="00493400"/>
    <w:rsid w:val="00494880"/>
    <w:rsid w:val="004A6402"/>
    <w:rsid w:val="004B386D"/>
    <w:rsid w:val="004C0A1E"/>
    <w:rsid w:val="004C4155"/>
    <w:rsid w:val="004C4DE7"/>
    <w:rsid w:val="004D0864"/>
    <w:rsid w:val="004D279E"/>
    <w:rsid w:val="004D3F18"/>
    <w:rsid w:val="004D7BEF"/>
    <w:rsid w:val="004F29AD"/>
    <w:rsid w:val="004F5B78"/>
    <w:rsid w:val="00501D81"/>
    <w:rsid w:val="00502A40"/>
    <w:rsid w:val="00517E8E"/>
    <w:rsid w:val="005479CA"/>
    <w:rsid w:val="0055586A"/>
    <w:rsid w:val="00596BBB"/>
    <w:rsid w:val="005A5FC4"/>
    <w:rsid w:val="00606554"/>
    <w:rsid w:val="00610D14"/>
    <w:rsid w:val="00614CEB"/>
    <w:rsid w:val="00632230"/>
    <w:rsid w:val="006459F3"/>
    <w:rsid w:val="00654FC9"/>
    <w:rsid w:val="006710B6"/>
    <w:rsid w:val="006A47DF"/>
    <w:rsid w:val="006B0502"/>
    <w:rsid w:val="006B5176"/>
    <w:rsid w:val="006B672F"/>
    <w:rsid w:val="006C10C3"/>
    <w:rsid w:val="006D24B3"/>
    <w:rsid w:val="006D4B6C"/>
    <w:rsid w:val="006F0264"/>
    <w:rsid w:val="006F6325"/>
    <w:rsid w:val="00700949"/>
    <w:rsid w:val="00711BAE"/>
    <w:rsid w:val="00723EE0"/>
    <w:rsid w:val="007449E1"/>
    <w:rsid w:val="00761956"/>
    <w:rsid w:val="0077259C"/>
    <w:rsid w:val="00794AE7"/>
    <w:rsid w:val="00796FFF"/>
    <w:rsid w:val="007A4061"/>
    <w:rsid w:val="007B08EC"/>
    <w:rsid w:val="007D184B"/>
    <w:rsid w:val="007D6FAF"/>
    <w:rsid w:val="007F3121"/>
    <w:rsid w:val="00840857"/>
    <w:rsid w:val="00843805"/>
    <w:rsid w:val="008444B6"/>
    <w:rsid w:val="008448C3"/>
    <w:rsid w:val="00866B7A"/>
    <w:rsid w:val="0086748E"/>
    <w:rsid w:val="008753A0"/>
    <w:rsid w:val="00881428"/>
    <w:rsid w:val="0089052E"/>
    <w:rsid w:val="00893580"/>
    <w:rsid w:val="00895B1D"/>
    <w:rsid w:val="008B45F1"/>
    <w:rsid w:val="008E0C41"/>
    <w:rsid w:val="008E6813"/>
    <w:rsid w:val="008F0DC5"/>
    <w:rsid w:val="008F4478"/>
    <w:rsid w:val="008F72E9"/>
    <w:rsid w:val="00901C8A"/>
    <w:rsid w:val="0094190C"/>
    <w:rsid w:val="00954BFA"/>
    <w:rsid w:val="00956783"/>
    <w:rsid w:val="009613A4"/>
    <w:rsid w:val="0096216D"/>
    <w:rsid w:val="00966255"/>
    <w:rsid w:val="00967E00"/>
    <w:rsid w:val="00976D26"/>
    <w:rsid w:val="009834EE"/>
    <w:rsid w:val="009D20B8"/>
    <w:rsid w:val="009E018B"/>
    <w:rsid w:val="009E43EE"/>
    <w:rsid w:val="009F148A"/>
    <w:rsid w:val="00A23FC8"/>
    <w:rsid w:val="00A3150C"/>
    <w:rsid w:val="00A40E77"/>
    <w:rsid w:val="00A44C61"/>
    <w:rsid w:val="00A44CD2"/>
    <w:rsid w:val="00A60D6E"/>
    <w:rsid w:val="00A65A88"/>
    <w:rsid w:val="00A9342D"/>
    <w:rsid w:val="00AA0D1B"/>
    <w:rsid w:val="00AB5068"/>
    <w:rsid w:val="00AD1F96"/>
    <w:rsid w:val="00B314CB"/>
    <w:rsid w:val="00B333ED"/>
    <w:rsid w:val="00B44006"/>
    <w:rsid w:val="00B63C73"/>
    <w:rsid w:val="00B72348"/>
    <w:rsid w:val="00B95E9B"/>
    <w:rsid w:val="00BB2791"/>
    <w:rsid w:val="00BB2F84"/>
    <w:rsid w:val="00BC2B43"/>
    <w:rsid w:val="00BC52F1"/>
    <w:rsid w:val="00BF1BAD"/>
    <w:rsid w:val="00BF4A65"/>
    <w:rsid w:val="00C10A36"/>
    <w:rsid w:val="00C11AD9"/>
    <w:rsid w:val="00C348C1"/>
    <w:rsid w:val="00C40F50"/>
    <w:rsid w:val="00C65368"/>
    <w:rsid w:val="00C86F2F"/>
    <w:rsid w:val="00C87987"/>
    <w:rsid w:val="00C978D3"/>
    <w:rsid w:val="00CE2255"/>
    <w:rsid w:val="00CE5E53"/>
    <w:rsid w:val="00CF105D"/>
    <w:rsid w:val="00CF723B"/>
    <w:rsid w:val="00D16DC6"/>
    <w:rsid w:val="00D237FF"/>
    <w:rsid w:val="00D40535"/>
    <w:rsid w:val="00D46DA6"/>
    <w:rsid w:val="00D5316C"/>
    <w:rsid w:val="00D55949"/>
    <w:rsid w:val="00D6392A"/>
    <w:rsid w:val="00D64287"/>
    <w:rsid w:val="00D66E30"/>
    <w:rsid w:val="00D74144"/>
    <w:rsid w:val="00D80285"/>
    <w:rsid w:val="00DE6A18"/>
    <w:rsid w:val="00E201E3"/>
    <w:rsid w:val="00E457FC"/>
    <w:rsid w:val="00E51A0A"/>
    <w:rsid w:val="00E55150"/>
    <w:rsid w:val="00E71157"/>
    <w:rsid w:val="00E81A28"/>
    <w:rsid w:val="00E91FE3"/>
    <w:rsid w:val="00E93078"/>
    <w:rsid w:val="00EA2234"/>
    <w:rsid w:val="00EB12B0"/>
    <w:rsid w:val="00EE0299"/>
    <w:rsid w:val="00EE7D4C"/>
    <w:rsid w:val="00EF7AD9"/>
    <w:rsid w:val="00F219D6"/>
    <w:rsid w:val="00F24EFF"/>
    <w:rsid w:val="00F27BFF"/>
    <w:rsid w:val="00F3086F"/>
    <w:rsid w:val="00F35CBF"/>
    <w:rsid w:val="00F4393D"/>
    <w:rsid w:val="00F45A1F"/>
    <w:rsid w:val="00F61275"/>
    <w:rsid w:val="00F70D94"/>
    <w:rsid w:val="00F800B7"/>
    <w:rsid w:val="00F91F08"/>
    <w:rsid w:val="00F94072"/>
    <w:rsid w:val="00F96074"/>
    <w:rsid w:val="00FB1063"/>
    <w:rsid w:val="00FB23D4"/>
    <w:rsid w:val="00FC1218"/>
    <w:rsid w:val="00FD20B8"/>
    <w:rsid w:val="00FD31C4"/>
    <w:rsid w:val="00FD621B"/>
    <w:rsid w:val="00FE6EE8"/>
    <w:rsid w:val="00FF09C1"/>
    <w:rsid w:val="00FF505E"/>
    <w:rsid w:val="07032D9B"/>
    <w:rsid w:val="0CE8F6F6"/>
    <w:rsid w:val="0DE6DB2D"/>
    <w:rsid w:val="0F2E8C27"/>
    <w:rsid w:val="115BAC49"/>
    <w:rsid w:val="150A8530"/>
    <w:rsid w:val="1E9E4011"/>
    <w:rsid w:val="20EC5AA0"/>
    <w:rsid w:val="225F0E17"/>
    <w:rsid w:val="22F27813"/>
    <w:rsid w:val="26876F25"/>
    <w:rsid w:val="28717872"/>
    <w:rsid w:val="31E4D13A"/>
    <w:rsid w:val="34D430DF"/>
    <w:rsid w:val="35AC49D7"/>
    <w:rsid w:val="3DA8B240"/>
    <w:rsid w:val="3DE608DD"/>
    <w:rsid w:val="3ECE8FBC"/>
    <w:rsid w:val="3FF03A98"/>
    <w:rsid w:val="41D0F8EA"/>
    <w:rsid w:val="4A476A46"/>
    <w:rsid w:val="4A5A971F"/>
    <w:rsid w:val="52747BFA"/>
    <w:rsid w:val="56DB6672"/>
    <w:rsid w:val="5BD1254B"/>
    <w:rsid w:val="5C59CE12"/>
    <w:rsid w:val="61E408B0"/>
    <w:rsid w:val="66513617"/>
    <w:rsid w:val="693B4CE9"/>
    <w:rsid w:val="6C42FA1B"/>
    <w:rsid w:val="6C7AB55C"/>
    <w:rsid w:val="70B32815"/>
    <w:rsid w:val="7642B18A"/>
    <w:rsid w:val="789C782E"/>
    <w:rsid w:val="7AA48D46"/>
    <w:rsid w:val="7C233338"/>
    <w:rsid w:val="7CCADF3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01225"/>
  <w15:docId w15:val="{B75A0C18-62E5-40D7-A87A-24FB9696F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2"/>
        <w:szCs w:val="22"/>
        <w:lang w:val="en-US" w:eastAsia="en-GB"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699"/>
  </w:style>
  <w:style w:type="paragraph" w:styleId="Heading1">
    <w:name w:val="heading 1"/>
    <w:basedOn w:val="Normal"/>
    <w:next w:val="Normal"/>
    <w:link w:val="Heading1Char"/>
    <w:uiPriority w:val="9"/>
    <w:qFormat/>
    <w:rsid w:val="00C63C30"/>
    <w:pPr>
      <w:keepNext/>
      <w:keepLines/>
      <w:numPr>
        <w:numId w:val="6"/>
      </w:numPr>
      <w:spacing w:before="360" w:after="80"/>
      <w:outlineLvl w:val="0"/>
    </w:pPr>
    <w:rPr>
      <w:rFonts w:asciiTheme="majorHAnsi" w:eastAsiaTheme="majorEastAsia" w:hAnsiTheme="majorHAnsi" w:cstheme="majorBidi"/>
      <w:color w:val="132B45"/>
      <w:sz w:val="36"/>
      <w:szCs w:val="40"/>
    </w:rPr>
  </w:style>
  <w:style w:type="paragraph" w:styleId="Heading2">
    <w:name w:val="heading 2"/>
    <w:basedOn w:val="Normal"/>
    <w:next w:val="Normal"/>
    <w:link w:val="Heading2Char"/>
    <w:uiPriority w:val="9"/>
    <w:unhideWhenUsed/>
    <w:qFormat/>
    <w:rsid w:val="00E173AF"/>
    <w:pPr>
      <w:keepNext/>
      <w:keepLines/>
      <w:numPr>
        <w:ilvl w:val="1"/>
        <w:numId w:val="6"/>
      </w:numPr>
      <w:spacing w:before="160" w:after="80"/>
      <w:outlineLvl w:val="1"/>
    </w:pPr>
    <w:rPr>
      <w:rFonts w:asciiTheme="majorHAnsi" w:eastAsiaTheme="majorEastAsia" w:hAnsiTheme="majorHAnsi" w:cstheme="majorBidi"/>
      <w:color w:val="0E2033" w:themeColor="accent1" w:themeShade="BF"/>
      <w:sz w:val="32"/>
      <w:szCs w:val="32"/>
    </w:rPr>
  </w:style>
  <w:style w:type="paragraph" w:styleId="Heading3">
    <w:name w:val="heading 3"/>
    <w:basedOn w:val="Normal"/>
    <w:next w:val="Normal"/>
    <w:link w:val="Heading3Char"/>
    <w:uiPriority w:val="9"/>
    <w:unhideWhenUsed/>
    <w:qFormat/>
    <w:rsid w:val="003978EC"/>
    <w:pPr>
      <w:keepNext/>
      <w:keepLines/>
      <w:numPr>
        <w:ilvl w:val="2"/>
        <w:numId w:val="6"/>
      </w:numPr>
      <w:spacing w:before="160" w:after="80"/>
      <w:outlineLvl w:val="2"/>
    </w:pPr>
    <w:rPr>
      <w:rFonts w:eastAsiaTheme="majorEastAsia" w:cstheme="majorBidi"/>
      <w:color w:val="0E2033" w:themeColor="accent1" w:themeShade="BF"/>
      <w:sz w:val="28"/>
      <w:szCs w:val="28"/>
    </w:rPr>
  </w:style>
  <w:style w:type="paragraph" w:styleId="Heading4">
    <w:name w:val="heading 4"/>
    <w:basedOn w:val="Normal"/>
    <w:next w:val="Normal"/>
    <w:link w:val="Heading4Char"/>
    <w:uiPriority w:val="9"/>
    <w:semiHidden/>
    <w:unhideWhenUsed/>
    <w:qFormat/>
    <w:rsid w:val="00CC4032"/>
    <w:pPr>
      <w:keepNext/>
      <w:keepLines/>
      <w:numPr>
        <w:ilvl w:val="3"/>
        <w:numId w:val="6"/>
      </w:numPr>
      <w:spacing w:before="80" w:after="40"/>
      <w:outlineLvl w:val="3"/>
    </w:pPr>
    <w:rPr>
      <w:rFonts w:eastAsiaTheme="majorEastAsia" w:cstheme="majorBidi"/>
      <w:i/>
      <w:iCs/>
      <w:color w:val="0E2033" w:themeColor="accent1" w:themeShade="BF"/>
    </w:rPr>
  </w:style>
  <w:style w:type="paragraph" w:styleId="Heading5">
    <w:name w:val="heading 5"/>
    <w:basedOn w:val="Normal"/>
    <w:next w:val="Normal"/>
    <w:link w:val="Heading5Char"/>
    <w:uiPriority w:val="9"/>
    <w:semiHidden/>
    <w:unhideWhenUsed/>
    <w:qFormat/>
    <w:rsid w:val="00CC4032"/>
    <w:pPr>
      <w:keepNext/>
      <w:keepLines/>
      <w:spacing w:before="80" w:after="40"/>
      <w:outlineLvl w:val="4"/>
    </w:pPr>
    <w:rPr>
      <w:rFonts w:eastAsiaTheme="majorEastAsia" w:cstheme="majorBidi"/>
      <w:color w:val="0E2033" w:themeColor="accent1" w:themeShade="BF"/>
    </w:rPr>
  </w:style>
  <w:style w:type="paragraph" w:styleId="Heading6">
    <w:name w:val="heading 6"/>
    <w:basedOn w:val="Normal"/>
    <w:next w:val="Normal"/>
    <w:link w:val="Heading6Char"/>
    <w:uiPriority w:val="9"/>
    <w:semiHidden/>
    <w:unhideWhenUsed/>
    <w:qFormat/>
    <w:rsid w:val="00CC40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40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40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40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03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3C30"/>
    <w:rPr>
      <w:rFonts w:asciiTheme="majorHAnsi" w:eastAsiaTheme="majorEastAsia" w:hAnsiTheme="majorHAnsi" w:cstheme="majorBidi"/>
      <w:color w:val="132B45"/>
      <w:sz w:val="36"/>
      <w:szCs w:val="40"/>
    </w:rPr>
  </w:style>
  <w:style w:type="character" w:customStyle="1" w:styleId="Heading2Char">
    <w:name w:val="Heading 2 Char"/>
    <w:basedOn w:val="DefaultParagraphFont"/>
    <w:link w:val="Heading2"/>
    <w:uiPriority w:val="9"/>
    <w:rsid w:val="00CC4032"/>
    <w:rPr>
      <w:rFonts w:asciiTheme="majorHAnsi" w:eastAsiaTheme="majorEastAsia" w:hAnsiTheme="majorHAnsi" w:cstheme="majorBidi"/>
      <w:color w:val="0E2033" w:themeColor="accent1" w:themeShade="BF"/>
      <w:sz w:val="32"/>
      <w:szCs w:val="32"/>
    </w:rPr>
  </w:style>
  <w:style w:type="character" w:customStyle="1" w:styleId="Heading3Char">
    <w:name w:val="Heading 3 Char"/>
    <w:basedOn w:val="DefaultParagraphFont"/>
    <w:link w:val="Heading3"/>
    <w:uiPriority w:val="9"/>
    <w:rsid w:val="00CC4032"/>
    <w:rPr>
      <w:rFonts w:eastAsiaTheme="majorEastAsia" w:cstheme="majorBidi"/>
      <w:color w:val="0E2033" w:themeColor="accent1" w:themeShade="BF"/>
      <w:sz w:val="28"/>
      <w:szCs w:val="28"/>
    </w:rPr>
  </w:style>
  <w:style w:type="character" w:customStyle="1" w:styleId="Heading4Char">
    <w:name w:val="Heading 4 Char"/>
    <w:basedOn w:val="DefaultParagraphFont"/>
    <w:link w:val="Heading4"/>
    <w:uiPriority w:val="9"/>
    <w:semiHidden/>
    <w:rsid w:val="00CC4032"/>
    <w:rPr>
      <w:rFonts w:eastAsiaTheme="majorEastAsia" w:cstheme="majorBidi"/>
      <w:i/>
      <w:iCs/>
      <w:color w:val="0E2033" w:themeColor="accent1" w:themeShade="BF"/>
    </w:rPr>
  </w:style>
  <w:style w:type="character" w:customStyle="1" w:styleId="Heading5Char">
    <w:name w:val="Heading 5 Char"/>
    <w:basedOn w:val="DefaultParagraphFont"/>
    <w:link w:val="Heading5"/>
    <w:uiPriority w:val="9"/>
    <w:semiHidden/>
    <w:rsid w:val="00CC4032"/>
    <w:rPr>
      <w:rFonts w:eastAsiaTheme="majorEastAsia" w:cstheme="majorBidi"/>
      <w:color w:val="0E2033" w:themeColor="accent1" w:themeShade="BF"/>
    </w:rPr>
  </w:style>
  <w:style w:type="character" w:customStyle="1" w:styleId="Heading6Char">
    <w:name w:val="Heading 6 Char"/>
    <w:basedOn w:val="DefaultParagraphFont"/>
    <w:link w:val="Heading6"/>
    <w:uiPriority w:val="9"/>
    <w:semiHidden/>
    <w:rsid w:val="00CC40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40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40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4032"/>
    <w:rPr>
      <w:rFonts w:eastAsiaTheme="majorEastAsia" w:cstheme="majorBidi"/>
      <w:color w:val="272727" w:themeColor="text1" w:themeTint="D8"/>
    </w:rPr>
  </w:style>
  <w:style w:type="character" w:customStyle="1" w:styleId="TitleChar">
    <w:name w:val="Title Char"/>
    <w:basedOn w:val="DefaultParagraphFont"/>
    <w:link w:val="Title"/>
    <w:uiPriority w:val="10"/>
    <w:rsid w:val="00CC4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CC40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4032"/>
    <w:pPr>
      <w:spacing w:before="160"/>
      <w:jc w:val="center"/>
    </w:pPr>
    <w:rPr>
      <w:i/>
      <w:iCs/>
      <w:color w:val="404040" w:themeColor="text1" w:themeTint="BF"/>
    </w:rPr>
  </w:style>
  <w:style w:type="character" w:customStyle="1" w:styleId="QuoteChar">
    <w:name w:val="Quote Char"/>
    <w:basedOn w:val="DefaultParagraphFont"/>
    <w:link w:val="Quote"/>
    <w:uiPriority w:val="29"/>
    <w:rsid w:val="00CC4032"/>
    <w:rPr>
      <w:i/>
      <w:iCs/>
      <w:color w:val="404040" w:themeColor="text1" w:themeTint="BF"/>
    </w:rPr>
  </w:style>
  <w:style w:type="paragraph" w:styleId="ListParagraph">
    <w:name w:val="List Paragraph"/>
    <w:basedOn w:val="Normal"/>
    <w:uiPriority w:val="34"/>
    <w:qFormat/>
    <w:rsid w:val="00CC4032"/>
    <w:pPr>
      <w:ind w:left="720"/>
      <w:contextualSpacing/>
    </w:pPr>
  </w:style>
  <w:style w:type="character" w:styleId="IntenseEmphasis">
    <w:name w:val="Intense Emphasis"/>
    <w:basedOn w:val="DefaultParagraphFont"/>
    <w:uiPriority w:val="21"/>
    <w:qFormat/>
    <w:rsid w:val="00CC4032"/>
    <w:rPr>
      <w:i/>
      <w:iCs/>
      <w:color w:val="0E2033" w:themeColor="accent1" w:themeShade="BF"/>
    </w:rPr>
  </w:style>
  <w:style w:type="paragraph" w:styleId="IntenseQuote">
    <w:name w:val="Intense Quote"/>
    <w:basedOn w:val="Normal"/>
    <w:next w:val="Normal"/>
    <w:link w:val="IntenseQuoteChar"/>
    <w:uiPriority w:val="30"/>
    <w:qFormat/>
    <w:rsid w:val="00CC4032"/>
    <w:pPr>
      <w:pBdr>
        <w:top w:val="single" w:sz="4" w:space="10" w:color="0E2033" w:themeColor="accent1" w:themeShade="BF"/>
        <w:bottom w:val="single" w:sz="4" w:space="10" w:color="0E2033" w:themeColor="accent1" w:themeShade="BF"/>
      </w:pBdr>
      <w:spacing w:before="360" w:after="360"/>
      <w:ind w:left="864" w:right="864"/>
      <w:jc w:val="center"/>
    </w:pPr>
    <w:rPr>
      <w:i/>
      <w:iCs/>
      <w:color w:val="0E2033" w:themeColor="accent1" w:themeShade="BF"/>
    </w:rPr>
  </w:style>
  <w:style w:type="character" w:customStyle="1" w:styleId="IntenseQuoteChar">
    <w:name w:val="Intense Quote Char"/>
    <w:basedOn w:val="DefaultParagraphFont"/>
    <w:link w:val="IntenseQuote"/>
    <w:uiPriority w:val="30"/>
    <w:rsid w:val="00CC4032"/>
    <w:rPr>
      <w:i/>
      <w:iCs/>
      <w:color w:val="0E2033" w:themeColor="accent1" w:themeShade="BF"/>
    </w:rPr>
  </w:style>
  <w:style w:type="character" w:styleId="IntenseReference">
    <w:name w:val="Intense Reference"/>
    <w:basedOn w:val="DefaultParagraphFont"/>
    <w:uiPriority w:val="32"/>
    <w:qFormat/>
    <w:rsid w:val="00CC4032"/>
    <w:rPr>
      <w:b/>
      <w:bCs/>
      <w:smallCaps/>
      <w:color w:val="0E2033" w:themeColor="accent1" w:themeShade="BF"/>
      <w:spacing w:val="5"/>
    </w:rPr>
  </w:style>
  <w:style w:type="paragraph" w:styleId="Header">
    <w:name w:val="header"/>
    <w:basedOn w:val="Normal"/>
    <w:link w:val="HeaderChar"/>
    <w:uiPriority w:val="99"/>
    <w:unhideWhenUsed/>
    <w:rsid w:val="006F11E5"/>
    <w:pPr>
      <w:tabs>
        <w:tab w:val="center" w:pos="4513"/>
        <w:tab w:val="right" w:pos="9026"/>
      </w:tabs>
      <w:spacing w:after="0"/>
    </w:pPr>
  </w:style>
  <w:style w:type="character" w:customStyle="1" w:styleId="HeaderChar">
    <w:name w:val="Header Char"/>
    <w:basedOn w:val="DefaultParagraphFont"/>
    <w:link w:val="Header"/>
    <w:uiPriority w:val="99"/>
    <w:rsid w:val="006F11E5"/>
  </w:style>
  <w:style w:type="paragraph" w:styleId="Footer">
    <w:name w:val="footer"/>
    <w:basedOn w:val="Normal"/>
    <w:link w:val="FooterChar"/>
    <w:uiPriority w:val="99"/>
    <w:unhideWhenUsed/>
    <w:qFormat/>
    <w:rsid w:val="006F11E5"/>
    <w:pPr>
      <w:tabs>
        <w:tab w:val="center" w:pos="4513"/>
        <w:tab w:val="right" w:pos="9026"/>
      </w:tabs>
      <w:spacing w:after="0"/>
    </w:pPr>
  </w:style>
  <w:style w:type="character" w:customStyle="1" w:styleId="FooterChar">
    <w:name w:val="Footer Char"/>
    <w:basedOn w:val="DefaultParagraphFont"/>
    <w:link w:val="Footer"/>
    <w:uiPriority w:val="99"/>
    <w:rsid w:val="006F11E5"/>
  </w:style>
  <w:style w:type="table" w:styleId="TableGrid">
    <w:name w:val="Table Grid"/>
    <w:basedOn w:val="TableNormal"/>
    <w:uiPriority w:val="39"/>
    <w:rsid w:val="00150BDB"/>
    <w:pPr>
      <w:spacing w:after="0"/>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Emphasis">
    <w:name w:val="Emphasis"/>
    <w:basedOn w:val="DefaultParagraphFont"/>
    <w:uiPriority w:val="20"/>
    <w:qFormat/>
    <w:rsid w:val="00E0592F"/>
    <w:rPr>
      <w:i/>
      <w:iCs/>
    </w:rPr>
  </w:style>
  <w:style w:type="paragraph" w:styleId="NormalWeb">
    <w:name w:val="Normal (Web)"/>
    <w:basedOn w:val="Normal"/>
    <w:uiPriority w:val="99"/>
    <w:unhideWhenUsed/>
    <w:rsid w:val="00AF237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F2372"/>
    <w:rPr>
      <w:b/>
      <w:bCs/>
    </w:rPr>
  </w:style>
  <w:style w:type="paragraph" w:styleId="TOCHeading">
    <w:name w:val="TOC Heading"/>
    <w:aliases w:val="Cover title"/>
    <w:basedOn w:val="Normal"/>
    <w:next w:val="Normal"/>
    <w:uiPriority w:val="39"/>
    <w:unhideWhenUsed/>
    <w:qFormat/>
    <w:rsid w:val="00746298"/>
    <w:rPr>
      <w:b/>
      <w:bCs/>
      <w:color w:val="132B45"/>
      <w:sz w:val="56"/>
      <w:szCs w:val="56"/>
    </w:rPr>
  </w:style>
  <w:style w:type="paragraph" w:styleId="TOC1">
    <w:name w:val="toc 1"/>
    <w:basedOn w:val="Normal"/>
    <w:next w:val="Normal"/>
    <w:autoRedefine/>
    <w:uiPriority w:val="39"/>
    <w:unhideWhenUsed/>
    <w:rsid w:val="00AD2B61"/>
    <w:pPr>
      <w:spacing w:after="100"/>
    </w:pPr>
  </w:style>
  <w:style w:type="paragraph" w:styleId="TOC2">
    <w:name w:val="toc 2"/>
    <w:basedOn w:val="Normal"/>
    <w:next w:val="Normal"/>
    <w:autoRedefine/>
    <w:uiPriority w:val="39"/>
    <w:unhideWhenUsed/>
    <w:rsid w:val="00AD2B61"/>
    <w:pPr>
      <w:spacing w:after="100"/>
      <w:ind w:left="240"/>
    </w:pPr>
  </w:style>
  <w:style w:type="paragraph" w:styleId="TOC3">
    <w:name w:val="toc 3"/>
    <w:basedOn w:val="Normal"/>
    <w:next w:val="Normal"/>
    <w:autoRedefine/>
    <w:uiPriority w:val="39"/>
    <w:unhideWhenUsed/>
    <w:rsid w:val="00AD2B61"/>
    <w:pPr>
      <w:spacing w:after="100"/>
      <w:ind w:left="480"/>
    </w:pPr>
  </w:style>
  <w:style w:type="character" w:styleId="Hyperlink">
    <w:name w:val="Hyperlink"/>
    <w:basedOn w:val="DefaultParagraphFont"/>
    <w:uiPriority w:val="99"/>
    <w:unhideWhenUsed/>
    <w:rsid w:val="00AD2B61"/>
    <w:rPr>
      <w:color w:val="467886" w:themeColor="hyperlink"/>
      <w:u w:val="single"/>
    </w:rPr>
  </w:style>
  <w:style w:type="character" w:styleId="SubtleReference">
    <w:name w:val="Subtle Reference"/>
    <w:aliases w:val="Table and figure"/>
    <w:uiPriority w:val="31"/>
    <w:qFormat/>
    <w:rsid w:val="00CA44BC"/>
    <w:rPr>
      <w:rFonts w:asciiTheme="minorHAnsi" w:hAnsiTheme="minorHAnsi"/>
      <w:i/>
      <w:iCs/>
      <w:sz w:val="16"/>
      <w:szCs w:val="16"/>
    </w:rPr>
  </w:style>
  <w:style w:type="paragraph" w:customStyle="1" w:styleId="Subtitlecover">
    <w:name w:val="Sub title cover"/>
    <w:basedOn w:val="Title"/>
    <w:link w:val="SubtitlecoverChar"/>
    <w:qFormat/>
    <w:rsid w:val="00BD1299"/>
    <w:rPr>
      <w:color w:val="3C886C" w:themeColor="accent3"/>
      <w:sz w:val="40"/>
      <w:szCs w:val="40"/>
    </w:rPr>
  </w:style>
  <w:style w:type="character" w:customStyle="1" w:styleId="SubtitlecoverChar">
    <w:name w:val="Sub title cover Char"/>
    <w:basedOn w:val="TitleChar"/>
    <w:link w:val="Subtitlecover"/>
    <w:rsid w:val="00BD1299"/>
    <w:rPr>
      <w:rFonts w:asciiTheme="majorHAnsi" w:eastAsiaTheme="majorEastAsia" w:hAnsiTheme="majorHAnsi" w:cstheme="majorBidi"/>
      <w:color w:val="3C886C" w:themeColor="accent3"/>
      <w:spacing w:val="-10"/>
      <w:kern w:val="28"/>
      <w:sz w:val="40"/>
      <w:szCs w:val="40"/>
    </w:rPr>
  </w:style>
  <w:style w:type="character" w:styleId="UnresolvedMention">
    <w:name w:val="Unresolved Mention"/>
    <w:basedOn w:val="DefaultParagraphFont"/>
    <w:uiPriority w:val="99"/>
    <w:semiHidden/>
    <w:unhideWhenUsed/>
    <w:rsid w:val="00A1492E"/>
    <w:rPr>
      <w:color w:val="605E5C"/>
      <w:shd w:val="clear" w:color="auto" w:fill="E1DFDD"/>
    </w:rPr>
  </w:style>
  <w:style w:type="paragraph" w:customStyle="1" w:styleId="Unnumberedtitle">
    <w:name w:val="Unnumbered title"/>
    <w:basedOn w:val="Heading1"/>
    <w:link w:val="UnnumberedtitleChar"/>
    <w:qFormat/>
    <w:rsid w:val="00224046"/>
    <w:pPr>
      <w:numPr>
        <w:numId w:val="0"/>
      </w:numPr>
      <w:spacing w:after="360"/>
    </w:pPr>
    <w:rPr>
      <w:sz w:val="32"/>
      <w:szCs w:val="36"/>
    </w:rPr>
  </w:style>
  <w:style w:type="character" w:customStyle="1" w:styleId="UnnumberedtitleChar">
    <w:name w:val="Unnumbered title Char"/>
    <w:basedOn w:val="Heading1Char"/>
    <w:link w:val="Unnumberedtitle"/>
    <w:rsid w:val="00224046"/>
    <w:rPr>
      <w:rFonts w:asciiTheme="majorHAnsi" w:eastAsiaTheme="majorEastAsia" w:hAnsiTheme="majorHAnsi" w:cstheme="majorBidi"/>
      <w:color w:val="132B45"/>
      <w:sz w:val="32"/>
      <w:szCs w:val="36"/>
    </w:rPr>
  </w:style>
  <w:style w:type="paragraph" w:styleId="ListBullet">
    <w:name w:val="List Bullet"/>
    <w:basedOn w:val="ListParagraph"/>
    <w:uiPriority w:val="31"/>
    <w:qFormat/>
    <w:rsid w:val="005D7927"/>
    <w:pPr>
      <w:tabs>
        <w:tab w:val="num" w:pos="720"/>
      </w:tabs>
      <w:spacing w:before="0" w:line="276" w:lineRule="auto"/>
      <w:ind w:hanging="720"/>
      <w:jc w:val="both"/>
    </w:pPr>
    <w:rPr>
      <w:rFonts w:ascii="Tahoma" w:hAnsi="Tahoma"/>
      <w:color w:val="000000" w:themeColor="text1"/>
      <w:szCs w:val="24"/>
      <w:lang w:val="en-GB"/>
    </w:rPr>
  </w:style>
  <w:style w:type="paragraph" w:styleId="ListNumber">
    <w:name w:val="List Number"/>
    <w:basedOn w:val="ListParagraph"/>
    <w:uiPriority w:val="32"/>
    <w:qFormat/>
    <w:rsid w:val="005D7927"/>
    <w:pPr>
      <w:tabs>
        <w:tab w:val="num" w:pos="720"/>
      </w:tabs>
      <w:spacing w:before="0" w:line="276" w:lineRule="auto"/>
      <w:ind w:left="1080" w:hanging="720"/>
      <w:jc w:val="both"/>
    </w:pPr>
    <w:rPr>
      <w:rFonts w:ascii="Tahoma" w:hAnsi="Tahoma"/>
      <w:color w:val="000000" w:themeColor="text1"/>
      <w:szCs w:val="24"/>
      <w:lang w:val="en-GB"/>
    </w:rPr>
  </w:style>
  <w:style w:type="table" w:styleId="PlainTable5">
    <w:name w:val="Plain Table 5"/>
    <w:basedOn w:val="TableNormal"/>
    <w:uiPriority w:val="45"/>
    <w:rsid w:val="00BA3689"/>
    <w:pPr>
      <w:spacing w:before="160" w:after="0"/>
    </w:pPr>
    <w:rPr>
      <w:color w:val="7F7F7F" w:themeColor="text1" w:themeTint="8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
    <w:basedOn w:val="TableNormal"/>
    <w:pPr>
      <w:spacing w:before="160" w:after="0"/>
    </w:pPr>
    <w:rPr>
      <w:color w:val="7F7F7F"/>
    </w:rPr>
    <w:tblPr>
      <w:tblStyleRowBandSize w:val="1"/>
      <w:tblStyleColBandSize w:val="1"/>
    </w:tblPr>
  </w:style>
  <w:style w:type="table" w:customStyle="1" w:styleId="a0">
    <w:basedOn w:val="TableNormal"/>
    <w:pPr>
      <w:spacing w:before="160" w:after="0"/>
    </w:pPr>
    <w:rPr>
      <w:color w:val="7F7F7F"/>
    </w:rPr>
    <w:tblPr>
      <w:tblStyleRowBandSize w:val="1"/>
      <w:tblStyleColBandSize w:val="1"/>
    </w:tblPr>
  </w:style>
  <w:style w:type="table" w:customStyle="1" w:styleId="a1">
    <w:basedOn w:val="TableNormal"/>
    <w:pPr>
      <w:spacing w:before="160" w:after="0"/>
    </w:pPr>
    <w:rPr>
      <w:color w:val="7F7F7F"/>
    </w:rPr>
    <w:tblPr>
      <w:tblStyleRowBandSize w:val="1"/>
      <w:tblStyleColBandSize w:val="1"/>
    </w:tblPr>
  </w:style>
  <w:style w:type="table" w:customStyle="1" w:styleId="a2">
    <w:basedOn w:val="TableNormal"/>
    <w:pPr>
      <w:spacing w:before="160" w:after="0"/>
    </w:pPr>
    <w:rPr>
      <w:color w:val="7F7F7F"/>
    </w:rPr>
    <w:tblPr>
      <w:tblStyleRowBandSize w:val="1"/>
      <w:tblStyleColBandSize w:val="1"/>
    </w:tblPr>
  </w:style>
  <w:style w:type="table" w:customStyle="1" w:styleId="a3">
    <w:basedOn w:val="TableNormal"/>
    <w:pPr>
      <w:spacing w:before="160" w:after="0"/>
    </w:pPr>
    <w:rPr>
      <w:color w:val="7F7F7F"/>
    </w:rPr>
    <w:tblPr>
      <w:tblStyleRowBandSize w:val="1"/>
      <w:tblStyleColBandSize w:val="1"/>
    </w:tblPr>
  </w:style>
  <w:style w:type="table" w:customStyle="1" w:styleId="a4">
    <w:basedOn w:val="TableNormal"/>
    <w:pPr>
      <w:spacing w:before="160" w:after="0"/>
    </w:pPr>
    <w:rPr>
      <w:color w:val="7F7F7F"/>
    </w:rPr>
    <w:tblPr>
      <w:tblStyleRowBandSize w:val="1"/>
      <w:tblStyleColBandSize w:val="1"/>
    </w:tblPr>
    <w:tblStylePr w:type="firstRow">
      <w:rPr>
        <w:rFonts w:ascii="Bahnschrift Light SemiCondensed" w:eastAsia="Bahnschrift Light SemiCondensed" w:hAnsi="Bahnschrift Light SemiCondensed" w:cs="Bahnschrift Light SemiCondensed"/>
        <w:i/>
        <w:sz w:val="26"/>
        <w:szCs w:val="26"/>
      </w:rPr>
      <w:tblPr/>
      <w:tcPr>
        <w:tcBorders>
          <w:bottom w:val="single" w:sz="4" w:space="0" w:color="7F7F7F"/>
        </w:tcBorders>
        <w:shd w:val="clear" w:color="auto" w:fill="FFFFFF"/>
      </w:tcPr>
    </w:tblStylePr>
    <w:tblStylePr w:type="lastRow">
      <w:rPr>
        <w:rFonts w:ascii="Bahnschrift Light SemiCondensed" w:eastAsia="Bahnschrift Light SemiCondensed" w:hAnsi="Bahnschrift Light SemiCondensed" w:cs="Bahnschrift Light SemiCondensed"/>
        <w:i/>
        <w:sz w:val="26"/>
        <w:szCs w:val="26"/>
      </w:rPr>
      <w:tblPr/>
      <w:tcPr>
        <w:tcBorders>
          <w:top w:val="single" w:sz="4" w:space="0" w:color="7F7F7F"/>
        </w:tcBorders>
        <w:shd w:val="clear" w:color="auto" w:fill="FFFFFF"/>
      </w:tcPr>
    </w:tblStylePr>
    <w:tblStylePr w:type="firstCol">
      <w:pPr>
        <w:jc w:val="right"/>
      </w:pPr>
      <w:rPr>
        <w:rFonts w:ascii="Bahnschrift Light SemiCondensed" w:eastAsia="Bahnschrift Light SemiCondensed" w:hAnsi="Bahnschrift Light SemiCondensed" w:cs="Bahnschrift Light SemiCondensed"/>
        <w:i/>
        <w:sz w:val="26"/>
        <w:szCs w:val="26"/>
      </w:rPr>
      <w:tblPr/>
      <w:tcPr>
        <w:tcBorders>
          <w:right w:val="single" w:sz="4" w:space="0" w:color="7F7F7F"/>
        </w:tcBorders>
        <w:shd w:val="clear" w:color="auto" w:fill="FFFFFF"/>
      </w:tcPr>
    </w:tblStylePr>
    <w:tblStylePr w:type="lastCol">
      <w:rPr>
        <w:rFonts w:ascii="Bahnschrift Light SemiCondensed" w:eastAsia="Bahnschrift Light SemiCondensed" w:hAnsi="Bahnschrift Light SemiCondensed" w:cs="Bahnschrift Light SemiCondensed"/>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2075C"/>
    <w:rPr>
      <w:b/>
      <w:bCs/>
    </w:rPr>
  </w:style>
  <w:style w:type="character" w:customStyle="1" w:styleId="CommentSubjectChar">
    <w:name w:val="Comment Subject Char"/>
    <w:basedOn w:val="CommentTextChar"/>
    <w:link w:val="CommentSubject"/>
    <w:uiPriority w:val="99"/>
    <w:semiHidden/>
    <w:rsid w:val="0002075C"/>
    <w:rPr>
      <w:b/>
      <w:bCs/>
      <w:sz w:val="20"/>
      <w:szCs w:val="20"/>
    </w:rPr>
  </w:style>
  <w:style w:type="paragraph" w:styleId="Revision">
    <w:name w:val="Revision"/>
    <w:hidden/>
    <w:uiPriority w:val="99"/>
    <w:semiHidden/>
    <w:rsid w:val="0002075C"/>
    <w:pPr>
      <w:spacing w:before="0" w:after="0"/>
    </w:pPr>
  </w:style>
  <w:style w:type="paragraph" w:styleId="FootnoteText">
    <w:name w:val="footnote text"/>
    <w:basedOn w:val="Normal"/>
    <w:link w:val="FootnoteTextChar"/>
    <w:uiPriority w:val="99"/>
    <w:semiHidden/>
    <w:unhideWhenUsed/>
    <w:rsid w:val="00092CBD"/>
    <w:pPr>
      <w:tabs>
        <w:tab w:val="right" w:pos="12000"/>
      </w:tabs>
      <w:spacing w:before="0" w:after="0"/>
      <w:jc w:val="both"/>
    </w:pPr>
    <w:rPr>
      <w:rFonts w:ascii="Poppins Light" w:eastAsia="Poppins Light" w:hAnsi="Poppins Light" w:cs="Poppins Light"/>
      <w:sz w:val="20"/>
      <w:szCs w:val="20"/>
      <w:lang w:eastAsia="sl-SI"/>
    </w:rPr>
  </w:style>
  <w:style w:type="character" w:customStyle="1" w:styleId="FootnoteTextChar">
    <w:name w:val="Footnote Text Char"/>
    <w:basedOn w:val="DefaultParagraphFont"/>
    <w:link w:val="FootnoteText"/>
    <w:uiPriority w:val="99"/>
    <w:semiHidden/>
    <w:rsid w:val="00092CBD"/>
    <w:rPr>
      <w:rFonts w:ascii="Poppins Light" w:eastAsia="Poppins Light" w:hAnsi="Poppins Light" w:cs="Poppins Light"/>
      <w:sz w:val="20"/>
      <w:szCs w:val="20"/>
      <w:lang w:eastAsia="sl-SI"/>
    </w:rPr>
  </w:style>
  <w:style w:type="character" w:styleId="FootnoteReference">
    <w:name w:val="footnote reference"/>
    <w:basedOn w:val="DefaultParagraphFont"/>
    <w:uiPriority w:val="99"/>
    <w:semiHidden/>
    <w:unhideWhenUsed/>
    <w:rsid w:val="00092CBD"/>
    <w:rPr>
      <w:vertAlign w:val="superscript"/>
    </w:rPr>
  </w:style>
  <w:style w:type="paragraph" w:styleId="Caption">
    <w:name w:val="caption"/>
    <w:basedOn w:val="Normal"/>
    <w:next w:val="Normal"/>
    <w:uiPriority w:val="35"/>
    <w:unhideWhenUsed/>
    <w:qFormat/>
    <w:rsid w:val="00104B65"/>
    <w:pPr>
      <w:spacing w:before="0" w:after="200"/>
    </w:pPr>
    <w:rPr>
      <w:i/>
      <w:iCs/>
      <w:color w:val="0E2841" w:themeColor="text2"/>
      <w:sz w:val="18"/>
      <w:szCs w:val="18"/>
    </w:rPr>
  </w:style>
  <w:style w:type="character" w:styleId="FollowedHyperlink">
    <w:name w:val="FollowedHyperlink"/>
    <w:basedOn w:val="DefaultParagraphFont"/>
    <w:uiPriority w:val="99"/>
    <w:semiHidden/>
    <w:unhideWhenUsed/>
    <w:rsid w:val="00F800B7"/>
    <w:rPr>
      <w:color w:val="96607D" w:themeColor="followedHyperlink"/>
      <w:u w:val="single"/>
    </w:rPr>
  </w:style>
  <w:style w:type="paragraph" w:styleId="TableofFigures">
    <w:name w:val="table of figures"/>
    <w:basedOn w:val="Normal"/>
    <w:next w:val="Normal"/>
    <w:uiPriority w:val="99"/>
    <w:unhideWhenUsed/>
    <w:rsid w:val="00C10A36"/>
    <w:pPr>
      <w:spacing w:after="0"/>
    </w:pPr>
  </w:style>
  <w:style w:type="paragraph" w:customStyle="1" w:styleId="Default">
    <w:name w:val="Default"/>
    <w:rsid w:val="008448C3"/>
    <w:pPr>
      <w:autoSpaceDE w:val="0"/>
      <w:autoSpaceDN w:val="0"/>
      <w:adjustRightInd w:val="0"/>
      <w:spacing w:before="0" w:after="0"/>
    </w:pPr>
    <w:rPr>
      <w:rFonts w:ascii="Poppins" w:hAnsi="Poppins" w:cs="Poppins"/>
      <w:color w:val="000000"/>
      <w:sz w:val="24"/>
      <w:szCs w:val="24"/>
    </w:rPr>
  </w:style>
  <w:style w:type="character" w:styleId="Mention">
    <w:name w:val="Mention"/>
    <w:basedOn w:val="DefaultParagraphFont"/>
    <w:uiPriority w:val="99"/>
    <w:unhideWhenUsed/>
    <w:rsid w:val="001654D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www.indicatedata.com/" TargetMode="External"/><Relationship Id="rId26" Type="http://schemas.openxmlformats.org/officeDocument/2006/relationships/customXml" Target="../customXml/item6.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www.signwell.com/online-signatur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openarchives.org/pmh/" TargetMode="External"/><Relationship Id="rId2" Type="http://schemas.openxmlformats.org/officeDocument/2006/relationships/hyperlink" Target="https://rdamsc.bath.ac.uk/" TargetMode="External"/><Relationship Id="rId1" Type="http://schemas.openxmlformats.org/officeDocument/2006/relationships/hyperlink" Target="https://www.nnlm.gov/guides/data-glossary/persistent-unique-identifie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INDICATE THEME">
      <a:dk1>
        <a:sysClr val="windowText" lastClr="000000"/>
      </a:dk1>
      <a:lt1>
        <a:sysClr val="window" lastClr="FFFFFF"/>
      </a:lt1>
      <a:dk2>
        <a:srgbClr val="0E2841"/>
      </a:dk2>
      <a:lt2>
        <a:srgbClr val="E8E8E8"/>
      </a:lt2>
      <a:accent1>
        <a:srgbClr val="132B45"/>
      </a:accent1>
      <a:accent2>
        <a:srgbClr val="DD7877"/>
      </a:accent2>
      <a:accent3>
        <a:srgbClr val="3C886C"/>
      </a:accent3>
      <a:accent4>
        <a:srgbClr val="616DB1"/>
      </a:accent4>
      <a:accent5>
        <a:srgbClr val="156082"/>
      </a:accent5>
      <a:accent6>
        <a:srgbClr val="0F9ED5"/>
      </a:accent6>
      <a:hlink>
        <a:srgbClr val="467886"/>
      </a:hlink>
      <a:folHlink>
        <a:srgbClr val="96607D"/>
      </a:folHlink>
    </a:clrScheme>
    <a:fontScheme name="INDICATE FONT">
      <a:majorFont>
        <a:latin typeface="Montserrat SemiBold"/>
        <a:ea typeface=""/>
        <a:cs typeface=""/>
      </a:majorFont>
      <a:minorFont>
        <a:latin typeface="Montserra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D29503D226F634A8095E1151E554585" ma:contentTypeVersion="25" ma:contentTypeDescription="Create a new document." ma:contentTypeScope="" ma:versionID="76a2f211dc553d3748459bfc30370bce">
  <xsd:schema xmlns:xsd="http://www.w3.org/2001/XMLSchema" xmlns:xs="http://www.w3.org/2001/XMLSchema" xmlns:p="http://schemas.microsoft.com/office/2006/metadata/properties" xmlns:ns2="de64d03d-2dbc-4782-9fbf-1d8df1c50cf7" xmlns:ns3="d2b4f59a-05ce-4744-9d1c-9dd30147ee09" targetNamespace="http://schemas.microsoft.com/office/2006/metadata/properties" ma:root="true" ma:fieldsID="ffa51fdd4f313c07394a6de38852cef6" ns2:_="" ns3:_="">
    <xsd:import namespace="de64d03d-2dbc-4782-9fbf-1d8df1c50cf7"/>
    <xsd:import namespace="d2b4f59a-05ce-4744-9d1c-9dd30147ee09"/>
    <xsd:element name="properties">
      <xsd:complexType>
        <xsd:sequence>
          <xsd:element name="documentManagement">
            <xsd:complexType>
              <xsd:all>
                <xsd:element ref="ns2:iPathID" minOccurs="0"/>
                <xsd:element ref="ns2:iPathFull" minOccurs="0"/>
                <xsd:element ref="ns2:iPathRelative" minOccurs="0"/>
                <xsd:element ref="ns2:iPathN1" minOccurs="0"/>
                <xsd:element ref="ns2:iPathN2" minOccurs="0"/>
                <xsd:element ref="ns2:iPathN3" minOccurs="0"/>
                <xsd:element ref="ns2:iPathTitle" minOccurs="0"/>
                <xsd:element ref="ns2:iPathLog" minOccurs="0"/>
                <xsd:element ref="ns3:FundingCallID" minOccurs="0"/>
                <xsd:element ref="ns3:FormID" minOccurs="0"/>
                <xsd:element ref="ns3:Code" minOccurs="0"/>
                <xsd:element ref="ns3:Project_x0020_Ref." minOccurs="0"/>
                <xsd:element ref="ns3:_dlc_DocId" minOccurs="0"/>
                <xsd:element ref="ns3:_dlc_DocIdUrl" minOccurs="0"/>
                <xsd:element ref="ns3:_dlc_DocIdPersistId" minOccurs="0"/>
                <xsd:element ref="ns2:TypeDoc"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64d03d-2dbc-4782-9fbf-1d8df1c50cf7" elementFormDefault="qualified">
    <xsd:import namespace="http://schemas.microsoft.com/office/2006/documentManagement/types"/>
    <xsd:import namespace="http://schemas.microsoft.com/office/infopath/2007/PartnerControls"/>
    <xsd:element name="iPathID" ma:index="8" nillable="true" ma:displayName="iPathID" ma:internalName="iPathID" ma:readOnly="true">
      <xsd:simpleType>
        <xsd:restriction base="dms:Unknown"/>
      </xsd:simpleType>
    </xsd:element>
    <xsd:element name="iPathFull" ma:index="9" nillable="true" ma:displayName="iPathFull" ma:internalName="iPathFull" ma:readOnly="true">
      <xsd:simpleType>
        <xsd:restriction base="dms:Text"/>
      </xsd:simpleType>
    </xsd:element>
    <xsd:element name="iPathRelative" ma:index="10" nillable="true" ma:displayName="iPathRelative" ma:internalName="iPathRelative" ma:readOnly="true">
      <xsd:simpleType>
        <xsd:restriction base="dms:Text"/>
      </xsd:simpleType>
    </xsd:element>
    <xsd:element name="iPathN1" ma:index="11" nillable="true" ma:displayName="iPathN1" ma:internalName="iPathN1" ma:readOnly="true">
      <xsd:simpleType>
        <xsd:restriction base="dms:Text"/>
      </xsd:simpleType>
    </xsd:element>
    <xsd:element name="iPathN2" ma:index="12" nillable="true" ma:displayName="iPathN2" ma:internalName="iPathN2" ma:readOnly="true">
      <xsd:simpleType>
        <xsd:restriction base="dms:Text"/>
      </xsd:simpleType>
    </xsd:element>
    <xsd:element name="iPathN3" ma:index="13" nillable="true" ma:displayName="iPathN3" ma:internalName="iPathN3" ma:readOnly="true">
      <xsd:simpleType>
        <xsd:restriction base="dms:Text"/>
      </xsd:simpleType>
    </xsd:element>
    <xsd:element name="iPathTitle" ma:index="14" nillable="true" ma:displayName="iPathTitle" ma:internalName="iPathTitle" ma:readOnly="true">
      <xsd:simpleType>
        <xsd:restriction base="dms:Text"/>
      </xsd:simpleType>
    </xsd:element>
    <xsd:element name="iPathLog" ma:index="15" nillable="true" ma:displayName="iPathLog" ma:internalName="iPathLog" ma:readOnly="true">
      <xsd:simpleType>
        <xsd:restriction base="dms:Text"/>
      </xsd:simpleType>
    </xsd:element>
    <xsd:element name="TypeDoc" ma:index="23" nillable="true" ma:displayName="TypeDoc" ma:default="---" ma:format="Dropdown" ma:internalName="TypeDoc">
      <xsd:simpleType>
        <xsd:restriction base="dms:Choice">
          <xsd:enumeration value="---"/>
          <xsd:enumeration value="Initial"/>
          <xsd:enumeration value="Intermediate"/>
          <xsd:enumeration value="Final"/>
          <xsd:enumeration value="Feedback"/>
          <xsd:enumeration value="Archive"/>
        </xsd:restriction>
      </xsd:simpleType>
    </xsd:element>
  </xsd:schema>
  <xsd:schema xmlns:xsd="http://www.w3.org/2001/XMLSchema" xmlns:xs="http://www.w3.org/2001/XMLSchema" xmlns:dms="http://schemas.microsoft.com/office/2006/documentManagement/types" xmlns:pc="http://schemas.microsoft.com/office/infopath/2007/PartnerControls" targetNamespace="d2b4f59a-05ce-4744-9d1c-9dd30147ee09" elementFormDefault="qualified">
    <xsd:import namespace="http://schemas.microsoft.com/office/2006/documentManagement/types"/>
    <xsd:import namespace="http://schemas.microsoft.com/office/infopath/2007/PartnerControls"/>
    <xsd:element name="FundingCallID" ma:index="16" nillable="true" ma:displayName="FundingCallID" ma:internalName="FundingCallID">
      <xsd:simpleType>
        <xsd:restriction base="dms:Text">
          <xsd:maxLength value="255"/>
        </xsd:restriction>
      </xsd:simpleType>
    </xsd:element>
    <xsd:element name="FormID" ma:index="17" nillable="true" ma:displayName="FormID" ma:list="{b07bbe2a-080f-45c0-a89f-3e09b5b0e608}" ma:internalName="FormID" ma:showField="FormID" ma:web="d2b4f59a-05ce-4744-9d1c-9dd30147ee09">
      <xsd:simpleType>
        <xsd:restriction base="dms:Lookup"/>
      </xsd:simpleType>
    </xsd:element>
    <xsd:element name="Code" ma:index="18" nillable="true" ma:displayName="Code" ma:internalName="Code">
      <xsd:simpleType>
        <xsd:restriction base="dms:Text">
          <xsd:maxLength value="255"/>
        </xsd:restriction>
      </xsd:simpleType>
    </xsd:element>
    <xsd:element name="Project_x0020_Ref." ma:index="19" nillable="true" ma:displayName="Project Ref." ma:internalName="Project_x0020_Ref_x002e_">
      <xsd:simpleType>
        <xsd:restriction base="dms:Text">
          <xsd:maxLength value="255"/>
        </xsd:restriction>
      </xsd:simpleType>
    </xsd:element>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TaGYK8T+bsQ+vWzpWeuVzj5b3w==">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</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Project_x0020_Ref. xmlns="d2b4f59a-05ce-4744-9d1c-9dd30147ee09">101167585</Project_x0020_Ref.>
    <FundingCallID xmlns="d2b4f59a-05ce-4744-9d1c-9dd30147ee09">36420</FundingCallID>
    <Code xmlns="d2b4f59a-05ce-4744-9d1c-9dd30147ee09">3E241163</Code>
    <TypeDoc xmlns="de64d03d-2dbc-4782-9fbf-1d8df1c50cf7">Initial</TypeDoc>
    <FormID xmlns="d2b4f59a-05ce-4744-9d1c-9dd30147ee09">4362</FormID>
    <_dlc_DocId xmlns="d2b4f59a-05ce-4744-9d1c-9dd30147ee09">P4FNSWA4HVKW-73199252-22837</_dlc_DocId>
    <_dlc_DocIdUrl xmlns="d2b4f59a-05ce-4744-9d1c-9dd30147ee09">
      <Url>https://www.groupware.kuleuven.be/sites/dmpmt/_layouts/15/DocIdRedir.aspx?ID=P4FNSWA4HVKW-73199252-22837</Url>
      <Description>P4FNSWA4HVKW-73199252-22837</Description>
    </_dlc_DocIdUrl>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17B64CE4-BB78-4731-A9C7-0CEFB6123CCE}">
  <ds:schemaRefs>
    <ds:schemaRef ds:uri="http://schemas.microsoft.com/sharepoint/v3/contenttype/forms"/>
  </ds:schemaRefs>
</ds:datastoreItem>
</file>

<file path=customXml/itemProps2.xml><?xml version="1.0" encoding="utf-8"?>
<ds:datastoreItem xmlns:ds="http://schemas.openxmlformats.org/officeDocument/2006/customXml" ds:itemID="{FCD68A90-BA5F-4CC0-B235-46EA0CF371AB}">
  <ds:schemaRefs>
    <ds:schemaRef ds:uri="http://schemas.openxmlformats.org/officeDocument/2006/bibliography"/>
  </ds:schemaRefs>
</ds:datastoreItem>
</file>

<file path=customXml/itemProps3.xml><?xml version="1.0" encoding="utf-8"?>
<ds:datastoreItem xmlns:ds="http://schemas.openxmlformats.org/officeDocument/2006/customXml" ds:itemID="{023A9EC1-ACB0-4684-A794-B75DF150917E}"/>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6B649B74-1F43-4DD1-8174-D317A0C1F5D7}">
  <ds:schemaRefs>
    <ds:schemaRef ds:uri="http://schemas.microsoft.com/office/2006/metadata/properties"/>
    <ds:schemaRef ds:uri="http://schemas.microsoft.com/office/infopath/2007/PartnerControls"/>
    <ds:schemaRef ds:uri="6961f8c0-b02c-490b-a3f3-812d86f8f087"/>
    <ds:schemaRef ds:uri="b7f39af3-4314-4f26-a82b-c1abeb687c94"/>
  </ds:schemaRefs>
</ds:datastoreItem>
</file>

<file path=customXml/itemProps6.xml><?xml version="1.0" encoding="utf-8"?>
<ds:datastoreItem xmlns:ds="http://schemas.openxmlformats.org/officeDocument/2006/customXml" ds:itemID="{A432287B-BA2B-4112-B1A3-55D8A84E806C}"/>
</file>

<file path=docProps/app.xml><?xml version="1.0" encoding="utf-8"?>
<Properties xmlns="http://schemas.openxmlformats.org/officeDocument/2006/extended-properties" xmlns:vt="http://schemas.openxmlformats.org/officeDocument/2006/docPropsVTypes">
  <Template>Normal.dotm</Template>
  <TotalTime>0</TotalTime>
  <Pages>27</Pages>
  <Words>6313</Words>
  <Characters>35986</Characters>
  <Application>Microsoft Office Word</Application>
  <DocSecurity>0</DocSecurity>
  <Lines>299</Lines>
  <Paragraphs>84</Paragraphs>
  <ScaleCrop>false</ScaleCrop>
  <Company/>
  <LinksUpToDate>false</LinksUpToDate>
  <CharactersWithSpaces>42215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Twigg</dc:creator>
  <cp:keywords/>
  <cp:lastModifiedBy>Delphine Ramon</cp:lastModifiedBy>
  <cp:revision>44</cp:revision>
  <dcterms:created xsi:type="dcterms:W3CDTF">2025-02-11T22:15:00Z</dcterms:created>
  <dcterms:modified xsi:type="dcterms:W3CDTF">2025-02-17T09:15:00Z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64741891-eb42-4bdf-9419-5e67651155ec</vt:lpwstr>
  </property>
  <property fmtid="{D5CDD505-2E9C-101B-9397-08002B2CF9AE}" pid="3" name="ContentTypeId">
    <vt:lpwstr>0x0101008D29503D226F634A8095E1151E554585</vt:lpwstr>
  </property>
  <property fmtid="{D5CDD505-2E9C-101B-9397-08002B2CF9AE}" pid="4" name="MediaServiceImageTags">
    <vt:lpwstr/>
  </property>
  <property fmtid="{D5CDD505-2E9C-101B-9397-08002B2CF9AE}" pid="5" name="_dlc_DocIdItemGuid">
    <vt:lpwstr>1198a7f8-7fe8-4a08-a1aa-8deab99f3fc5</vt:lpwstr>
  </property>
</Properties>
</file>